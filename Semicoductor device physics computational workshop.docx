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ED0F6" w14:textId="736168A0" w:rsidR="00287DAA" w:rsidRPr="00317D4E" w:rsidRDefault="00505851" w:rsidP="000F752E">
      <w:pPr>
        <w:spacing w:line="288" w:lineRule="auto"/>
        <w:rPr>
          <w:b/>
          <w:bCs/>
          <w:sz w:val="32"/>
          <w:szCs w:val="32"/>
        </w:rPr>
      </w:pPr>
      <w:r>
        <w:rPr>
          <w:b/>
          <w:bCs/>
          <w:sz w:val="32"/>
          <w:szCs w:val="32"/>
        </w:rPr>
        <w:t>Introduction to</w:t>
      </w:r>
      <w:r w:rsidR="00AD2B90" w:rsidRPr="00317D4E">
        <w:rPr>
          <w:b/>
          <w:bCs/>
          <w:sz w:val="32"/>
          <w:szCs w:val="32"/>
        </w:rPr>
        <w:t xml:space="preserve"> </w:t>
      </w:r>
      <w:r>
        <w:rPr>
          <w:b/>
          <w:bCs/>
          <w:sz w:val="32"/>
          <w:szCs w:val="32"/>
        </w:rPr>
        <w:t>d</w:t>
      </w:r>
      <w:r w:rsidR="005A18F3" w:rsidRPr="00317D4E">
        <w:rPr>
          <w:b/>
          <w:bCs/>
          <w:sz w:val="32"/>
          <w:szCs w:val="32"/>
        </w:rPr>
        <w:t xml:space="preserve">evice </w:t>
      </w:r>
      <w:r>
        <w:rPr>
          <w:b/>
          <w:bCs/>
          <w:sz w:val="32"/>
          <w:szCs w:val="32"/>
        </w:rPr>
        <w:t>p</w:t>
      </w:r>
      <w:r w:rsidR="005A18F3" w:rsidRPr="00317D4E">
        <w:rPr>
          <w:b/>
          <w:bCs/>
          <w:sz w:val="32"/>
          <w:szCs w:val="32"/>
        </w:rPr>
        <w:t>hysics</w:t>
      </w:r>
      <w:r w:rsidR="00454FAA" w:rsidRPr="00317D4E">
        <w:rPr>
          <w:b/>
          <w:bCs/>
          <w:sz w:val="32"/>
          <w:szCs w:val="32"/>
        </w:rPr>
        <w:t xml:space="preserve"> </w:t>
      </w:r>
      <w:r w:rsidRPr="00317D4E">
        <w:rPr>
          <w:b/>
          <w:bCs/>
          <w:sz w:val="32"/>
          <w:szCs w:val="32"/>
        </w:rPr>
        <w:t xml:space="preserve">computational </w:t>
      </w:r>
      <w:r w:rsidR="00454FAA" w:rsidRPr="00317D4E">
        <w:rPr>
          <w:b/>
          <w:bCs/>
          <w:sz w:val="32"/>
          <w:szCs w:val="32"/>
        </w:rPr>
        <w:t>workshop</w:t>
      </w:r>
    </w:p>
    <w:p w14:paraId="639505DC" w14:textId="06F74840" w:rsidR="3AE19807" w:rsidRDefault="3AE19807" w:rsidP="7AE5C970">
      <w:pPr>
        <w:spacing w:line="288" w:lineRule="auto"/>
        <w:rPr>
          <w:b/>
          <w:bCs/>
        </w:rPr>
      </w:pPr>
      <w:r w:rsidRPr="7AE5C970">
        <w:rPr>
          <w:b/>
          <w:bCs/>
        </w:rPr>
        <w:t>Dr Piers R F Barnes</w:t>
      </w:r>
      <w:r w:rsidR="00505851">
        <w:rPr>
          <w:b/>
          <w:bCs/>
        </w:rPr>
        <w:t xml:space="preserve">, </w:t>
      </w:r>
      <w:r w:rsidR="00505851" w:rsidRPr="7AE5C970">
        <w:rPr>
          <w:b/>
          <w:bCs/>
        </w:rPr>
        <w:t>Philip Calado</w:t>
      </w:r>
    </w:p>
    <w:p w14:paraId="5A2D491C" w14:textId="579B60D1" w:rsidR="00A15276" w:rsidRDefault="00A15276" w:rsidP="000F752E">
      <w:pPr>
        <w:spacing w:line="288" w:lineRule="auto"/>
        <w:rPr>
          <w:b/>
          <w:bCs/>
        </w:rPr>
      </w:pPr>
      <w:r>
        <w:rPr>
          <w:b/>
          <w:bCs/>
        </w:rPr>
        <w:t xml:space="preserve">Department of Physics and Centre for Processable Electronics, </w:t>
      </w:r>
      <w:r w:rsidR="00A41993">
        <w:rPr>
          <w:b/>
          <w:bCs/>
        </w:rPr>
        <w:t>Imperial College London</w:t>
      </w:r>
    </w:p>
    <w:p w14:paraId="779A58BB" w14:textId="2AD8F901" w:rsidR="00A41993" w:rsidRDefault="00A15276" w:rsidP="7AE5C970">
      <w:pPr>
        <w:spacing w:line="288" w:lineRule="auto"/>
        <w:rPr>
          <w:b/>
          <w:bCs/>
        </w:rPr>
      </w:pPr>
      <w:r>
        <w:rPr>
          <w:b/>
          <w:bCs/>
        </w:rPr>
        <w:t>Last updated: September 2021</w:t>
      </w:r>
    </w:p>
    <w:p w14:paraId="5946533D" w14:textId="736C0DEA" w:rsidR="002971CF" w:rsidRDefault="006C6C3C" w:rsidP="000F752E">
      <w:pPr>
        <w:spacing w:line="288" w:lineRule="auto"/>
      </w:pPr>
      <w:r>
        <w:t xml:space="preserve">In this computational </w:t>
      </w:r>
      <w:r w:rsidR="001E5FC6">
        <w:t>workshop</w:t>
      </w:r>
      <w:r>
        <w:t xml:space="preserve"> we </w:t>
      </w:r>
      <w:r w:rsidR="00E11BDC">
        <w:t xml:space="preserve">will </w:t>
      </w:r>
      <w:r>
        <w:t xml:space="preserve">explore how key properties of </w:t>
      </w:r>
      <w:r w:rsidR="00BA279E">
        <w:t xml:space="preserve">different combinations </w:t>
      </w:r>
      <w:r w:rsidR="0051304A">
        <w:t xml:space="preserve">of </w:t>
      </w:r>
      <w:r>
        <w:t>semiconductor material</w:t>
      </w:r>
      <w:r w:rsidR="0051304A">
        <w:t xml:space="preserve"> layers</w:t>
      </w:r>
      <w:r>
        <w:t xml:space="preserve"> influence </w:t>
      </w:r>
      <w:r w:rsidR="007C682A">
        <w:t>the</w:t>
      </w:r>
      <w:r w:rsidR="002971CF">
        <w:t xml:space="preserve"> electrical behaviour</w:t>
      </w:r>
      <w:r w:rsidR="007C682A">
        <w:t xml:space="preserve"> of devices made from them</w:t>
      </w:r>
      <w:r w:rsidR="002971CF">
        <w:t>.</w:t>
      </w:r>
      <w:r w:rsidR="00BA279E">
        <w:t xml:space="preserve"> </w:t>
      </w:r>
      <w:r w:rsidR="002971CF">
        <w:t xml:space="preserve">To simulate the behaviour of semiconductor devices we will use </w:t>
      </w:r>
      <w:r w:rsidR="00B14F7B">
        <w:t>Driftfusion</w:t>
      </w:r>
      <w:r w:rsidR="0051304A">
        <w:t>,</w:t>
      </w:r>
      <w:r w:rsidR="002971CF">
        <w:t xml:space="preserve"> </w:t>
      </w:r>
      <w:r w:rsidR="0051304A">
        <w:t xml:space="preserve">an open-source software written in MATLAB </w:t>
      </w:r>
      <w:r w:rsidR="002971CF">
        <w:t xml:space="preserve">developed by </w:t>
      </w:r>
      <w:r w:rsidR="00344871">
        <w:t xml:space="preserve">Dr </w:t>
      </w:r>
      <w:r w:rsidR="002971CF">
        <w:t xml:space="preserve">Phil Calado, </w:t>
      </w:r>
      <w:r w:rsidR="169A12D2">
        <w:t>and described in detail in</w:t>
      </w:r>
      <w:r w:rsidR="0051304A">
        <w:t xml:space="preserve">: </w:t>
      </w:r>
      <w:hyperlink r:id="rId10">
        <w:r w:rsidR="1835E333" w:rsidRPr="7AE5C970">
          <w:rPr>
            <w:rStyle w:val="Hyperlink"/>
          </w:rPr>
          <w:t>https://arxiv.org/abs/2009.04384</w:t>
        </w:r>
      </w:hyperlink>
      <w:r w:rsidR="1835E333">
        <w:t xml:space="preserve">. </w:t>
      </w:r>
    </w:p>
    <w:p w14:paraId="03697A6B" w14:textId="36333C56" w:rsidR="00D60140" w:rsidRDefault="001E5FC6" w:rsidP="000F752E">
      <w:pPr>
        <w:spacing w:line="288" w:lineRule="auto"/>
      </w:pPr>
      <w:r>
        <w:t>Y</w:t>
      </w:r>
      <w:r w:rsidR="001511CB">
        <w:t xml:space="preserve">ou will not need to have a detailed understanding of how the </w:t>
      </w:r>
      <w:r w:rsidR="003145AD">
        <w:t>software works. However, having a sense of the general underlying series of steps need</w:t>
      </w:r>
      <w:r w:rsidR="00E33844">
        <w:t>ed</w:t>
      </w:r>
      <w:r w:rsidR="003145AD">
        <w:t xml:space="preserve"> to calculate and </w:t>
      </w:r>
      <w:r w:rsidR="00C72AEE">
        <w:t>analyse a solution will help you to appreciate what you are doing during the workshop</w:t>
      </w:r>
      <w:r w:rsidR="009E19AD">
        <w:t xml:space="preserve">. </w:t>
      </w:r>
    </w:p>
    <w:p w14:paraId="14DF1AFC" w14:textId="28726381" w:rsidR="009E19AD" w:rsidRDefault="00C314B6" w:rsidP="000F752E">
      <w:pPr>
        <w:spacing w:line="288" w:lineRule="auto"/>
      </w:pPr>
      <w:r>
        <w:t>Driftfusion</w:t>
      </w:r>
      <w:r w:rsidR="004463A2">
        <w:t xml:space="preserve"> </w:t>
      </w:r>
      <w:r w:rsidR="002F389F">
        <w:t>req</w:t>
      </w:r>
      <w:r w:rsidR="00B14F7B">
        <w:t>u</w:t>
      </w:r>
      <w:r w:rsidR="002F389F">
        <w:t>ires</w:t>
      </w:r>
      <w:r w:rsidR="004463A2">
        <w:t xml:space="preserve"> </w:t>
      </w:r>
      <w:r w:rsidR="00213555">
        <w:t>the user to define</w:t>
      </w:r>
      <w:r w:rsidR="000C56C3">
        <w:t xml:space="preserve"> the properties</w:t>
      </w:r>
      <w:r w:rsidR="00300FDD">
        <w:t xml:space="preserve"> </w:t>
      </w:r>
      <w:r w:rsidR="0002579E">
        <w:t xml:space="preserve">of a structure of </w:t>
      </w:r>
      <w:r w:rsidR="00EF5CDF">
        <w:t>semiconductor layer</w:t>
      </w:r>
      <w:r w:rsidR="0002579E">
        <w:t>(s)</w:t>
      </w:r>
      <w:r w:rsidR="00EF5CDF">
        <w:t xml:space="preserve"> to simulate the ‘device’</w:t>
      </w:r>
      <w:r w:rsidR="004A5A2E">
        <w:t xml:space="preserve"> (for </w:t>
      </w:r>
      <w:r w:rsidR="00A03570">
        <w:t>example a p-type</w:t>
      </w:r>
      <w:r w:rsidR="000C56C3">
        <w:t xml:space="preserve"> layer</w:t>
      </w:r>
      <w:r w:rsidR="00A03570">
        <w:t>/intrinsic</w:t>
      </w:r>
      <w:r w:rsidR="000C56C3">
        <w:t xml:space="preserve"> layer</w:t>
      </w:r>
      <w:r w:rsidR="00A03570">
        <w:t>/n-type</w:t>
      </w:r>
      <w:r w:rsidR="000C56C3">
        <w:t xml:space="preserve"> layer</w:t>
      </w:r>
      <w:r w:rsidR="00A03570">
        <w:t xml:space="preserve"> semiconductor stack)</w:t>
      </w:r>
      <w:r w:rsidR="002F2362">
        <w:t xml:space="preserve">. A </w:t>
      </w:r>
      <w:r w:rsidR="00300FDD">
        <w:t xml:space="preserve"> </w:t>
      </w:r>
      <w:r w:rsidR="004A5A2E">
        <w:t>use</w:t>
      </w:r>
      <w:r w:rsidR="00EB431A">
        <w:t>r</w:t>
      </w:r>
      <w:r w:rsidR="004A5A2E">
        <w:t xml:space="preserve"> defined m</w:t>
      </w:r>
      <w:r w:rsidR="00300FDD">
        <w:t>easurement</w:t>
      </w:r>
      <w:r w:rsidR="00B366A4">
        <w:t xml:space="preserve"> protocol </w:t>
      </w:r>
      <w:r w:rsidR="002F2362">
        <w:t xml:space="preserve">can then be applied to the device stack that you have created </w:t>
      </w:r>
      <w:r w:rsidR="00B366A4">
        <w:t xml:space="preserve">(for example </w:t>
      </w:r>
      <w:r w:rsidR="004A5A2E">
        <w:t>a voltage sweep applied to the contacts)</w:t>
      </w:r>
      <w:r w:rsidR="0076384A">
        <w:t xml:space="preserve">. These </w:t>
      </w:r>
      <w:r w:rsidR="00BD237B">
        <w:t xml:space="preserve">inputs </w:t>
      </w:r>
      <w:r w:rsidR="0076384A">
        <w:t>are used to calculate a ‘solution’</w:t>
      </w:r>
      <w:r w:rsidR="00D83D08">
        <w:t xml:space="preserve"> (the solution of the underlying equations and boundary conditions</w:t>
      </w:r>
      <w:r w:rsidR="00AA0123">
        <w:t xml:space="preserve"> that </w:t>
      </w:r>
      <w:r w:rsidR="002F2362">
        <w:t>define</w:t>
      </w:r>
      <w:r w:rsidR="003573D9">
        <w:t xml:space="preserve"> the </w:t>
      </w:r>
      <w:r w:rsidR="002F2362">
        <w:t xml:space="preserve">charge transport, generation and recombination </w:t>
      </w:r>
      <w:r w:rsidR="003573D9">
        <w:t>model</w:t>
      </w:r>
      <w:r w:rsidR="002F2362">
        <w:t>s</w:t>
      </w:r>
      <w:r w:rsidR="003573D9">
        <w:t xml:space="preserve"> of</w:t>
      </w:r>
      <w:r w:rsidR="00AA0123">
        <w:t xml:space="preserve"> the stack of layers</w:t>
      </w:r>
      <w:r w:rsidR="00D83D08">
        <w:t>)</w:t>
      </w:r>
      <w:r w:rsidR="0076384A">
        <w:t>.</w:t>
      </w:r>
      <w:r w:rsidR="00EB431A">
        <w:t xml:space="preserve"> The solution</w:t>
      </w:r>
      <w:r w:rsidR="003C598D">
        <w:t xml:space="preserve"> contains the </w:t>
      </w:r>
      <w:r w:rsidR="00E74356">
        <w:t>electrostatic potential, the free electron</w:t>
      </w:r>
      <w:r w:rsidR="00391E64">
        <w:t xml:space="preserve"> concentration</w:t>
      </w:r>
      <w:r w:rsidR="00E74356">
        <w:t>, and the free hole concentration</w:t>
      </w:r>
      <w:r w:rsidR="00391E64">
        <w:t xml:space="preserve"> profiles, showing how these quantities</w:t>
      </w:r>
      <w:r w:rsidR="0097796F">
        <w:t xml:space="preserve"> vary throughout the thickness the device, and how these profiles</w:t>
      </w:r>
      <w:r w:rsidR="00D60140">
        <w:t xml:space="preserve"> evolve with time in response to the measurement protocol.</w:t>
      </w:r>
      <w:r w:rsidR="001E0616">
        <w:t xml:space="preserve"> </w:t>
      </w:r>
      <w:r w:rsidR="00FE454E">
        <w:t xml:space="preserve">The solution can be analysed to </w:t>
      </w:r>
      <w:r w:rsidR="005F77ED">
        <w:t>calculate</w:t>
      </w:r>
      <w:r w:rsidR="0028190A">
        <w:t xml:space="preserve"> measureable quantities </w:t>
      </w:r>
      <w:r w:rsidR="00F57D11">
        <w:t>of</w:t>
      </w:r>
      <w:r w:rsidR="0028190A">
        <w:t xml:space="preserve"> the device</w:t>
      </w:r>
      <w:r w:rsidR="005F77ED">
        <w:t xml:space="preserve">, </w:t>
      </w:r>
      <w:r w:rsidR="0028190A">
        <w:t>such as the current</w:t>
      </w:r>
      <w:r w:rsidR="008D3962">
        <w:t xml:space="preserve"> in response to a voltage sweep. These quantities can then be plotted</w:t>
      </w:r>
      <w:r w:rsidR="00DA1859">
        <w:t xml:space="preserve"> for visualisation</w:t>
      </w:r>
      <w:r w:rsidR="005F77ED">
        <w:t xml:space="preserve">, </w:t>
      </w:r>
      <w:r w:rsidR="00F57D11">
        <w:t>for example a current-voltage curve</w:t>
      </w:r>
      <w:r w:rsidR="008A5349">
        <w:t xml:space="preserve"> </w:t>
      </w:r>
      <w:r w:rsidR="00E57666">
        <w:t xml:space="preserve">could be plotted and </w:t>
      </w:r>
      <w:r w:rsidR="008A5349">
        <w:t xml:space="preserve">used to find </w:t>
      </w:r>
      <w:r w:rsidR="00E57666">
        <w:t>a device</w:t>
      </w:r>
      <w:r w:rsidR="008A5349">
        <w:t xml:space="preserve"> efficiency</w:t>
      </w:r>
      <w:r w:rsidR="00DA1859">
        <w:t>.</w:t>
      </w:r>
    </w:p>
    <w:p w14:paraId="594C8551" w14:textId="4E53FEE8" w:rsidR="006175E4" w:rsidRPr="006175E4" w:rsidRDefault="002F2362" w:rsidP="000F752E">
      <w:pPr>
        <w:autoSpaceDE w:val="0"/>
        <w:autoSpaceDN w:val="0"/>
        <w:adjustRightInd w:val="0"/>
        <w:spacing w:after="0" w:line="288" w:lineRule="auto"/>
      </w:pPr>
      <w:r>
        <w:t>F</w:t>
      </w:r>
      <w:r w:rsidR="004474F5">
        <w:t>igure 1</w:t>
      </w:r>
      <w:r w:rsidR="00AB2EE4">
        <w:t xml:space="preserve"> gives an overview of </w:t>
      </w:r>
      <w:r w:rsidR="00DA1859">
        <w:t xml:space="preserve">the steps taken </w:t>
      </w:r>
      <w:r w:rsidR="00F16429">
        <w:t>using</w:t>
      </w:r>
      <w:r w:rsidR="00DA1859">
        <w:t xml:space="preserve"> the software</w:t>
      </w:r>
      <w:r w:rsidR="004474F5">
        <w:t>.</w:t>
      </w:r>
      <w:r w:rsidR="006175E4">
        <w:t xml:space="preserve"> </w:t>
      </w:r>
      <w:r w:rsidR="006175E4" w:rsidRPr="006175E4">
        <w:t>Following successful completion</w:t>
      </w:r>
      <w:r w:rsidR="006175E4">
        <w:t xml:space="preserve"> </w:t>
      </w:r>
      <w:r w:rsidR="006175E4" w:rsidRPr="006175E4">
        <w:t>of the steps given, Driftfusion outputs</w:t>
      </w:r>
      <w:r w:rsidR="00FA76B1">
        <w:t xml:space="preserve"> </w:t>
      </w:r>
      <w:r w:rsidR="006175E4" w:rsidRPr="006175E4">
        <w:t>a MATLAB structure</w:t>
      </w:r>
      <w:r w:rsidR="005A1908">
        <w:t>,</w:t>
      </w:r>
      <w:r w:rsidR="006175E4" w:rsidRPr="006175E4">
        <w:t xml:space="preserve"> </w:t>
      </w:r>
      <w:r w:rsidR="006175E4" w:rsidRPr="004631E2">
        <w:rPr>
          <w:rFonts w:ascii="Courier New" w:hAnsi="Courier New" w:cs="Courier New"/>
        </w:rPr>
        <w:t>sol</w:t>
      </w:r>
      <w:r w:rsidR="005A1908">
        <w:t xml:space="preserve"> </w:t>
      </w:r>
      <w:r w:rsidR="006175E4" w:rsidRPr="006175E4">
        <w:t>(</w:t>
      </w:r>
      <w:r w:rsidR="004631E2">
        <w:t xml:space="preserve">which we will refer to as </w:t>
      </w:r>
      <w:r w:rsidR="00FD75F9">
        <w:t>a</w:t>
      </w:r>
      <w:r w:rsidR="006175E4" w:rsidRPr="006175E4">
        <w:t xml:space="preserve"> solution structure)</w:t>
      </w:r>
      <w:r w:rsidR="007C19FB">
        <w:t>,</w:t>
      </w:r>
      <w:r w:rsidR="006175E4" w:rsidRPr="006175E4">
        <w:t xml:space="preserve"> containing the following elements:</w:t>
      </w:r>
    </w:p>
    <w:p w14:paraId="01E11724" w14:textId="3F72AB70" w:rsidR="006175E4" w:rsidRPr="00FD75F9" w:rsidRDefault="006175E4" w:rsidP="000F752E">
      <w:pPr>
        <w:autoSpaceDE w:val="0"/>
        <w:autoSpaceDN w:val="0"/>
        <w:adjustRightInd w:val="0"/>
        <w:spacing w:after="0" w:line="288" w:lineRule="auto"/>
        <w:rPr>
          <w:rFonts w:ascii="Courier New" w:hAnsi="Courier New" w:cs="Courier New"/>
        </w:rPr>
      </w:pPr>
      <w:r w:rsidRPr="006175E4">
        <w:t xml:space="preserve">– </w:t>
      </w:r>
      <w:r w:rsidR="002013D4" w:rsidRPr="00FD75F9">
        <w:rPr>
          <w:rFonts w:ascii="Courier New" w:hAnsi="Courier New" w:cs="Courier New"/>
        </w:rPr>
        <w:t>u</w:t>
      </w:r>
      <w:r w:rsidR="002013D4">
        <w:t>, t</w:t>
      </w:r>
      <w:r w:rsidRPr="006175E4">
        <w:t>he solution matrix</w:t>
      </w:r>
      <w:r w:rsidR="00135605">
        <w:t>,</w:t>
      </w:r>
      <w:r w:rsidRPr="006175E4">
        <w:t xml:space="preserve"> a three-dimensional</w:t>
      </w:r>
      <w:r w:rsidR="00FD75F9">
        <w:t xml:space="preserve"> </w:t>
      </w:r>
      <w:r w:rsidRPr="006175E4">
        <w:t xml:space="preserve">matrix </w:t>
      </w:r>
      <w:r w:rsidR="00135605">
        <w:t>with</w:t>
      </w:r>
      <w:r w:rsidRPr="006175E4">
        <w:t xml:space="preserve"> the dimensions</w:t>
      </w:r>
      <w:r w:rsidRPr="00FD75F9">
        <w:rPr>
          <w:rFonts w:ascii="Courier New" w:hAnsi="Courier New" w:cs="Courier New"/>
        </w:rPr>
        <w:t>[time,</w:t>
      </w:r>
    </w:p>
    <w:p w14:paraId="732B670A" w14:textId="6B23B399" w:rsidR="006175E4" w:rsidRPr="006175E4" w:rsidRDefault="006175E4" w:rsidP="000F752E">
      <w:pPr>
        <w:autoSpaceDE w:val="0"/>
        <w:autoSpaceDN w:val="0"/>
        <w:adjustRightInd w:val="0"/>
        <w:spacing w:after="0" w:line="288" w:lineRule="auto"/>
      </w:pPr>
      <w:r w:rsidRPr="00FD75F9">
        <w:rPr>
          <w:rFonts w:ascii="Courier New" w:hAnsi="Courier New" w:cs="Courier New"/>
        </w:rPr>
        <w:t>space,</w:t>
      </w:r>
      <w:r w:rsidR="004E03BB">
        <w:rPr>
          <w:rFonts w:ascii="Courier New" w:hAnsi="Courier New" w:cs="Courier New"/>
        </w:rPr>
        <w:t xml:space="preserve"> </w:t>
      </w:r>
      <w:r w:rsidRPr="00FD75F9">
        <w:rPr>
          <w:rFonts w:ascii="Courier New" w:hAnsi="Courier New" w:cs="Courier New"/>
        </w:rPr>
        <w:t>variable]</w:t>
      </w:r>
      <w:r w:rsidRPr="006175E4">
        <w:t>. The order of the variables</w:t>
      </w:r>
      <w:r w:rsidR="00200699">
        <w:t xml:space="preserve"> </w:t>
      </w:r>
      <w:r w:rsidRPr="006175E4">
        <w:t>are as follows:</w:t>
      </w:r>
    </w:p>
    <w:p w14:paraId="631CDD0C" w14:textId="77777777" w:rsidR="006175E4" w:rsidRPr="006175E4" w:rsidRDefault="006175E4" w:rsidP="000F752E">
      <w:pPr>
        <w:autoSpaceDE w:val="0"/>
        <w:autoSpaceDN w:val="0"/>
        <w:adjustRightInd w:val="0"/>
        <w:spacing w:after="0" w:line="288" w:lineRule="auto"/>
        <w:ind w:firstLine="720"/>
      </w:pPr>
      <w:r w:rsidRPr="006175E4">
        <w:t>1. Electrostatic potential</w:t>
      </w:r>
    </w:p>
    <w:p w14:paraId="6558FD48" w14:textId="77777777" w:rsidR="006175E4" w:rsidRPr="006175E4" w:rsidRDefault="006175E4" w:rsidP="000F752E">
      <w:pPr>
        <w:autoSpaceDE w:val="0"/>
        <w:autoSpaceDN w:val="0"/>
        <w:adjustRightInd w:val="0"/>
        <w:spacing w:after="0" w:line="288" w:lineRule="auto"/>
        <w:ind w:firstLine="720"/>
      </w:pPr>
      <w:r w:rsidRPr="006175E4">
        <w:t>2. Electron density</w:t>
      </w:r>
    </w:p>
    <w:p w14:paraId="21F9B0E3" w14:textId="77777777" w:rsidR="006175E4" w:rsidRPr="006175E4" w:rsidRDefault="006175E4" w:rsidP="000F752E">
      <w:pPr>
        <w:autoSpaceDE w:val="0"/>
        <w:autoSpaceDN w:val="0"/>
        <w:adjustRightInd w:val="0"/>
        <w:spacing w:after="0" w:line="288" w:lineRule="auto"/>
        <w:ind w:firstLine="720"/>
      </w:pPr>
      <w:r w:rsidRPr="006175E4">
        <w:t>3. Hole density</w:t>
      </w:r>
    </w:p>
    <w:p w14:paraId="42DDA5B7" w14:textId="4F5B1630" w:rsidR="006175E4" w:rsidRPr="006175E4" w:rsidRDefault="006175E4" w:rsidP="000F752E">
      <w:pPr>
        <w:autoSpaceDE w:val="0"/>
        <w:autoSpaceDN w:val="0"/>
        <w:adjustRightInd w:val="0"/>
        <w:spacing w:after="0" w:line="288" w:lineRule="auto"/>
        <w:ind w:firstLine="720"/>
      </w:pPr>
      <w:r w:rsidRPr="006175E4">
        <w:t>4. Cation density (where 1 mobile ionic carrier</w:t>
      </w:r>
      <w:r w:rsidR="00200699">
        <w:t xml:space="preserve"> </w:t>
      </w:r>
      <w:r w:rsidRPr="006175E4">
        <w:t>is stipulated)</w:t>
      </w:r>
      <w:r w:rsidR="00200699">
        <w:t>*</w:t>
      </w:r>
    </w:p>
    <w:p w14:paraId="331E14A2" w14:textId="04179545" w:rsidR="006175E4" w:rsidRDefault="006175E4" w:rsidP="000F752E">
      <w:pPr>
        <w:autoSpaceDE w:val="0"/>
        <w:autoSpaceDN w:val="0"/>
        <w:adjustRightInd w:val="0"/>
        <w:spacing w:after="0" w:line="288" w:lineRule="auto"/>
        <w:ind w:firstLine="720"/>
      </w:pPr>
      <w:r w:rsidRPr="006175E4">
        <w:t>5. Anion density (where 2 mobile ionic carriers</w:t>
      </w:r>
      <w:r w:rsidR="00200699">
        <w:t xml:space="preserve"> </w:t>
      </w:r>
      <w:r w:rsidRPr="006175E4">
        <w:t>are stipulated)</w:t>
      </w:r>
      <w:r w:rsidR="00200699">
        <w:t>*</w:t>
      </w:r>
    </w:p>
    <w:p w14:paraId="240A6990" w14:textId="60CB5E66" w:rsidR="006175E4" w:rsidRPr="006175E4" w:rsidRDefault="006175E4" w:rsidP="000F752E">
      <w:pPr>
        <w:autoSpaceDE w:val="0"/>
        <w:autoSpaceDN w:val="0"/>
        <w:adjustRightInd w:val="0"/>
        <w:spacing w:after="0" w:line="288" w:lineRule="auto"/>
      </w:pPr>
      <w:r w:rsidRPr="006175E4">
        <w:t xml:space="preserve">– </w:t>
      </w:r>
      <w:r w:rsidR="002013D4" w:rsidRPr="00712593">
        <w:rPr>
          <w:rFonts w:ascii="Courier New" w:hAnsi="Courier New" w:cs="Courier New"/>
        </w:rPr>
        <w:t>x</w:t>
      </w:r>
      <w:r w:rsidR="002013D4">
        <w:t>, t</w:t>
      </w:r>
      <w:r w:rsidRPr="006175E4">
        <w:t xml:space="preserve">he spatial mesh </w:t>
      </w:r>
      <w:r w:rsidR="00F338B9">
        <w:t>(this</w:t>
      </w:r>
      <w:r w:rsidR="00CD7B89">
        <w:t xml:space="preserve"> is a vector of the position points at which the solution is evaluated)</w:t>
      </w:r>
      <w:r w:rsidR="00256D9C">
        <w:t>.</w:t>
      </w:r>
    </w:p>
    <w:p w14:paraId="3E808391" w14:textId="5B48C232"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w:hAnsi="Courier"/>
        </w:rPr>
        <w:t>t</w:t>
      </w:r>
      <w:r w:rsidR="002013D4">
        <w:t>, t</w:t>
      </w:r>
      <w:r w:rsidRPr="006175E4">
        <w:t xml:space="preserve">he time mesh </w:t>
      </w:r>
      <w:r w:rsidR="00CD7B89">
        <w:t xml:space="preserve">(this is a vector of the time points </w:t>
      </w:r>
      <w:r w:rsidR="00256D9C">
        <w:t>at which the solution is evaluated).</w:t>
      </w:r>
    </w:p>
    <w:p w14:paraId="63442BBD" w14:textId="2F657755"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New" w:hAnsi="Courier New" w:cs="Courier New"/>
        </w:rPr>
        <w:t>par</w:t>
      </w:r>
      <w:r w:rsidR="002013D4">
        <w:t>, t</w:t>
      </w:r>
      <w:r w:rsidRPr="006175E4">
        <w:t xml:space="preserve">he parameters object </w:t>
      </w:r>
      <w:r w:rsidR="00256D9C">
        <w:t xml:space="preserve">(this contains a record of the </w:t>
      </w:r>
      <w:r w:rsidR="00315C9E">
        <w:t>parameters used to calculate the solution).</w:t>
      </w:r>
    </w:p>
    <w:p w14:paraId="50826B0D" w14:textId="458E56E8" w:rsidR="00FD3F39" w:rsidRPr="006175E4" w:rsidRDefault="00FD3F39" w:rsidP="000F752E">
      <w:pPr>
        <w:autoSpaceDE w:val="0"/>
        <w:autoSpaceDN w:val="0"/>
        <w:adjustRightInd w:val="0"/>
        <w:spacing w:after="0" w:line="288" w:lineRule="auto"/>
      </w:pPr>
      <w:r>
        <w:t>* These variables will not be</w:t>
      </w:r>
      <w:r w:rsidR="00852025">
        <w:t xml:space="preserve"> explicitly</w:t>
      </w:r>
      <w:r>
        <w:t xml:space="preserve"> considered during this workshop.</w:t>
      </w:r>
    </w:p>
    <w:p w14:paraId="0BA1FA54" w14:textId="77777777" w:rsidR="00315C9E" w:rsidRDefault="00315C9E" w:rsidP="000F752E">
      <w:pPr>
        <w:autoSpaceDE w:val="0"/>
        <w:autoSpaceDN w:val="0"/>
        <w:adjustRightInd w:val="0"/>
        <w:spacing w:after="0" w:line="288" w:lineRule="auto"/>
        <w:rPr>
          <w:rFonts w:ascii="Courier New" w:hAnsi="Courier New" w:cs="Courier New"/>
        </w:rPr>
      </w:pPr>
    </w:p>
    <w:p w14:paraId="3FFD46B6" w14:textId="6F5E319B" w:rsidR="00513D05" w:rsidRDefault="006175E4" w:rsidP="000F752E">
      <w:pPr>
        <w:autoSpaceDE w:val="0"/>
        <w:autoSpaceDN w:val="0"/>
        <w:adjustRightInd w:val="0"/>
        <w:spacing w:after="0" w:line="288" w:lineRule="auto"/>
      </w:pPr>
      <w:r w:rsidRPr="0008724C">
        <w:rPr>
          <w:rFonts w:ascii="Courier New" w:hAnsi="Courier New" w:cs="Courier New"/>
        </w:rPr>
        <w:t>sol</w:t>
      </w:r>
      <w:r w:rsidRPr="006175E4">
        <w:t xml:space="preserve"> can be used as</w:t>
      </w:r>
      <w:r w:rsidR="0008724C">
        <w:t xml:space="preserve"> </w:t>
      </w:r>
      <w:r w:rsidRPr="006175E4">
        <w:t>the input argument for analysis functions contained</w:t>
      </w:r>
      <w:r w:rsidR="0008724C">
        <w:t xml:space="preserve"> </w:t>
      </w:r>
      <w:r w:rsidRPr="006175E4">
        <w:t xml:space="preserve">within </w:t>
      </w:r>
      <w:proofErr w:type="spellStart"/>
      <w:r w:rsidRPr="00431906">
        <w:rPr>
          <w:rFonts w:ascii="Courier New" w:hAnsi="Courier New" w:cs="Courier New"/>
        </w:rPr>
        <w:t>dfana</w:t>
      </w:r>
      <w:proofErr w:type="spellEnd"/>
      <w:r w:rsidRPr="006175E4">
        <w:t xml:space="preserve"> or plotting functions within </w:t>
      </w:r>
      <w:proofErr w:type="spellStart"/>
      <w:r w:rsidRPr="00431906">
        <w:rPr>
          <w:rFonts w:ascii="Courier New" w:hAnsi="Courier New" w:cs="Courier New"/>
        </w:rPr>
        <w:t>dfplot</w:t>
      </w:r>
      <w:proofErr w:type="spellEnd"/>
      <w:r w:rsidRPr="006175E4">
        <w:t>.</w:t>
      </w:r>
    </w:p>
    <w:p w14:paraId="0B1B05F8" w14:textId="05994A4A" w:rsidR="00BE666F" w:rsidRDefault="00BE666F" w:rsidP="000F752E">
      <w:pPr>
        <w:autoSpaceDE w:val="0"/>
        <w:autoSpaceDN w:val="0"/>
        <w:adjustRightInd w:val="0"/>
        <w:spacing w:after="0" w:line="288" w:lineRule="auto"/>
      </w:pPr>
    </w:p>
    <w:p w14:paraId="64C3ADDB" w14:textId="6FCD5EED" w:rsidR="00BE666F" w:rsidRDefault="005F77ED" w:rsidP="000F752E">
      <w:pPr>
        <w:autoSpaceDE w:val="0"/>
        <w:autoSpaceDN w:val="0"/>
        <w:adjustRightInd w:val="0"/>
        <w:spacing w:after="0" w:line="288" w:lineRule="auto"/>
      </w:pPr>
      <w:r>
        <w:rPr>
          <w:noProof/>
          <w:lang w:val="en-US"/>
        </w:rPr>
        <w:drawing>
          <wp:inline distT="0" distB="0" distL="0" distR="0" wp14:anchorId="33140624" wp14:editId="1E9FB41C">
            <wp:extent cx="5725160" cy="5346065"/>
            <wp:effectExtent l="0" t="0" r="0" b="0"/>
            <wp:docPr id="2" name="Picture 2" descr="Benjamin:Users:pdb13:Google Drive:Imperial Documents:PhD:Projects:2019 Driftfusion methods:Figures:System:overview_flow_diagram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jamin:Users:pdb13:Google Drive:Imperial Documents:PhD:Projects:2019 Driftfusion methods:Figures:System:overview_flow_diagram_v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5346065"/>
                    </a:xfrm>
                    <a:prstGeom prst="rect">
                      <a:avLst/>
                    </a:prstGeom>
                    <a:noFill/>
                    <a:ln>
                      <a:noFill/>
                    </a:ln>
                  </pic:spPr>
                </pic:pic>
              </a:graphicData>
            </a:graphic>
          </wp:inline>
        </w:drawing>
      </w:r>
    </w:p>
    <w:p w14:paraId="3AF238B9" w14:textId="2FEC05F2" w:rsidR="002971CF" w:rsidRPr="009701B2" w:rsidRDefault="005F77ED" w:rsidP="00AD2B90">
      <w:pPr>
        <w:widowControl w:val="0"/>
        <w:autoSpaceDE w:val="0"/>
        <w:autoSpaceDN w:val="0"/>
        <w:adjustRightInd w:val="0"/>
        <w:spacing w:after="240" w:line="288" w:lineRule="auto"/>
        <w:ind w:left="720" w:hanging="720"/>
        <w:rPr>
          <w:rFonts w:ascii="Calibri" w:hAnsi="Calibri" w:cs="Times"/>
          <w:sz w:val="24"/>
          <w:szCs w:val="24"/>
          <w:lang w:val="en-US"/>
        </w:rPr>
      </w:pPr>
      <w:r w:rsidRPr="009701B2">
        <w:rPr>
          <w:rFonts w:ascii="Calibri" w:hAnsi="Calibri" w:cs="Times"/>
          <w:b/>
          <w:lang w:val="en-US"/>
        </w:rPr>
        <w:t xml:space="preserve">Fig. 1 The general workflow of </w:t>
      </w:r>
      <w:proofErr w:type="spellStart"/>
      <w:r w:rsidRPr="009701B2">
        <w:rPr>
          <w:rFonts w:ascii="Calibri" w:hAnsi="Calibri" w:cs="Times"/>
          <w:b/>
          <w:lang w:val="en-US"/>
        </w:rPr>
        <w:t>Driftfusion</w:t>
      </w:r>
      <w:proofErr w:type="spellEnd"/>
      <w:r w:rsidRPr="009701B2">
        <w:rPr>
          <w:rFonts w:ascii="Calibri" w:hAnsi="Calibri" w:cs="Times"/>
          <w:b/>
          <w:lang w:val="en-US"/>
        </w:rPr>
        <w:t>.</w:t>
      </w:r>
      <w:r w:rsidRPr="009701B2">
        <w:rPr>
          <w:rFonts w:ascii="Calibri" w:hAnsi="Calibri" w:cs="Times"/>
          <w:lang w:val="en-US"/>
        </w:rPr>
        <w:t xml:space="preserve"> 1. The user defines a device in the properties definition step; 2. The device equilibrium state is solved for using the given recombination and transport models; 3. The user selects and runs an experimental protocol which defines time- dependent voltage and light conditions (derived from the appropriate generation model) to be applied to the equilibrium solution; 4. A solution is obtained that may be fed back into the protocol until a final solution is reached; 5. The solution is </w:t>
      </w:r>
      <w:proofErr w:type="spellStart"/>
      <w:r w:rsidRPr="009701B2">
        <w:rPr>
          <w:rFonts w:ascii="Calibri" w:hAnsi="Calibri" w:cs="Times"/>
          <w:lang w:val="en-US"/>
        </w:rPr>
        <w:t>analysed</w:t>
      </w:r>
      <w:proofErr w:type="spellEnd"/>
      <w:r w:rsidRPr="009701B2">
        <w:rPr>
          <w:rFonts w:ascii="Calibri" w:hAnsi="Calibri" w:cs="Times"/>
          <w:lang w:val="en-US"/>
        </w:rPr>
        <w:t xml:space="preserve"> to obtain calculated outputs; 6. The outputs are </w:t>
      </w:r>
      <w:proofErr w:type="spellStart"/>
      <w:r w:rsidRPr="009701B2">
        <w:rPr>
          <w:rFonts w:ascii="Calibri" w:hAnsi="Calibri" w:cs="Times"/>
          <w:lang w:val="en-US"/>
        </w:rPr>
        <w:t>visualised</w:t>
      </w:r>
      <w:proofErr w:type="spellEnd"/>
      <w:r w:rsidRPr="009701B2">
        <w:rPr>
          <w:rFonts w:ascii="Calibri" w:hAnsi="Calibri" w:cs="Times"/>
          <w:lang w:val="en-US"/>
        </w:rPr>
        <w:t xml:space="preserve"> using plotting tools. </w:t>
      </w:r>
    </w:p>
    <w:p w14:paraId="46662703" w14:textId="77777777" w:rsidR="000442B1" w:rsidRPr="009701B2" w:rsidRDefault="000442B1" w:rsidP="000F752E">
      <w:pPr>
        <w:spacing w:line="288" w:lineRule="auto"/>
        <w:rPr>
          <w:rFonts w:ascii="Calibri" w:hAnsi="Calibri"/>
          <w:b/>
          <w:bCs/>
        </w:rPr>
      </w:pPr>
      <w:r w:rsidRPr="009701B2">
        <w:rPr>
          <w:rFonts w:ascii="Calibri" w:hAnsi="Calibri"/>
          <w:b/>
          <w:bCs/>
        </w:rPr>
        <w:br w:type="page"/>
      </w:r>
    </w:p>
    <w:p w14:paraId="2A7E50B3" w14:textId="17770CD1" w:rsidR="005252F9" w:rsidRPr="005252F9" w:rsidRDefault="005252F9" w:rsidP="000F752E">
      <w:pPr>
        <w:spacing w:line="288" w:lineRule="auto"/>
        <w:rPr>
          <w:b/>
          <w:bCs/>
        </w:rPr>
      </w:pPr>
      <w:r>
        <w:rPr>
          <w:b/>
          <w:bCs/>
        </w:rPr>
        <w:lastRenderedPageBreak/>
        <w:t>Install</w:t>
      </w:r>
      <w:r w:rsidR="000442B1">
        <w:rPr>
          <w:b/>
          <w:bCs/>
        </w:rPr>
        <w:t>ing</w:t>
      </w:r>
      <w:r>
        <w:rPr>
          <w:b/>
          <w:bCs/>
        </w:rPr>
        <w:t xml:space="preserve"> MATLAB</w:t>
      </w:r>
    </w:p>
    <w:p w14:paraId="39AAEBA2" w14:textId="454242F6" w:rsidR="00E370FD" w:rsidRDefault="00E370FD" w:rsidP="000F752E">
      <w:pPr>
        <w:spacing w:line="288" w:lineRule="auto"/>
      </w:pPr>
      <w:r>
        <w:t xml:space="preserve">It will be easiest to </w:t>
      </w:r>
      <w:r w:rsidR="0063294F">
        <w:t>undertake this workshop using a copy of MATLAB installed on you own computer. However</w:t>
      </w:r>
      <w:r w:rsidR="00501C8D">
        <w:t>,</w:t>
      </w:r>
      <w:r w:rsidR="0063294F">
        <w:t xml:space="preserve"> if necessary</w:t>
      </w:r>
      <w:r w:rsidR="00501C8D">
        <w:t xml:space="preserve">, </w:t>
      </w:r>
      <w:r w:rsidR="0063294F">
        <w:t xml:space="preserve">you will be able to connect remotely to </w:t>
      </w:r>
      <w:r w:rsidR="003F0F9D">
        <w:t>a workstation in the Physics Department which have MATLAB installed.</w:t>
      </w:r>
      <w:r w:rsidR="000A08AE">
        <w:t xml:space="preserve"> You can find instructions on how to do this here:</w:t>
      </w:r>
    </w:p>
    <w:p w14:paraId="36CF2EC6" w14:textId="6858A10D" w:rsidR="000A08AE" w:rsidRDefault="000A08AE" w:rsidP="000F752E">
      <w:pPr>
        <w:spacing w:line="288" w:lineRule="auto"/>
      </w:pPr>
      <w:r w:rsidRPr="000A08AE">
        <w:t>https://www.imperial.ac.uk/admin-services/ict/self-service/connect-communicate/remote-access/remotely-access-my-college-computer/remote-desktop-access-for-students/</w:t>
      </w:r>
    </w:p>
    <w:p w14:paraId="2F066188" w14:textId="57023451" w:rsidR="00EB3AAE" w:rsidRDefault="002971CF" w:rsidP="000F752E">
      <w:pPr>
        <w:spacing w:line="288" w:lineRule="auto"/>
      </w:pPr>
      <w:r>
        <w:t xml:space="preserve">To install a copy of </w:t>
      </w:r>
      <w:r w:rsidR="00E11BDC">
        <w:t>MATLAB</w:t>
      </w:r>
      <w:r w:rsidR="002367BF">
        <w:t xml:space="preserve"> on your machine</w:t>
      </w:r>
      <w:r w:rsidR="00EB3AAE">
        <w:t>,</w:t>
      </w:r>
      <w:r w:rsidR="00B17E11">
        <w:t xml:space="preserve"> connect to the </w:t>
      </w:r>
      <w:r w:rsidR="00674BE2">
        <w:t>I</w:t>
      </w:r>
      <w:r w:rsidR="00B17E11">
        <w:t>mperial</w:t>
      </w:r>
      <w:r w:rsidR="00674BE2">
        <w:t xml:space="preserve"> College</w:t>
      </w:r>
      <w:r w:rsidR="00B17E11">
        <w:t xml:space="preserve"> VPN</w:t>
      </w:r>
      <w:r w:rsidR="002C2D99">
        <w:t>. Then</w:t>
      </w:r>
      <w:r w:rsidR="00EB3AAE">
        <w:t xml:space="preserve"> go to the following link</w:t>
      </w:r>
      <w:r w:rsidR="0054549C">
        <w:t xml:space="preserve"> and follow the instructions on that web page</w:t>
      </w:r>
      <w:r w:rsidR="00EB3AAE">
        <w:t>:</w:t>
      </w:r>
    </w:p>
    <w:p w14:paraId="65BD983B" w14:textId="2C4C229F" w:rsidR="00EB3AAE" w:rsidRDefault="00196B52" w:rsidP="000F752E">
      <w:pPr>
        <w:spacing w:line="288" w:lineRule="auto"/>
      </w:pPr>
      <w:hyperlink r:id="rId12" w:history="1">
        <w:r w:rsidR="001E6913" w:rsidRPr="00401A00">
          <w:rPr>
            <w:rStyle w:val="Hyperlink"/>
          </w:rPr>
          <w:t>https://www.imperial.ac.uk/admin-services/ict/self-service/computers-printing/devices-and-software/get-software/get-software-for-students/matlab/</w:t>
        </w:r>
      </w:hyperlink>
      <w:r w:rsidR="001E6913">
        <w:t xml:space="preserve"> </w:t>
      </w:r>
    </w:p>
    <w:p w14:paraId="6273F7DC" w14:textId="77777777" w:rsidR="000A08AE" w:rsidRDefault="000A08AE">
      <w:pPr>
        <w:rPr>
          <w:b/>
          <w:bCs/>
        </w:rPr>
      </w:pPr>
      <w:r>
        <w:rPr>
          <w:b/>
          <w:bCs/>
        </w:rPr>
        <w:br w:type="page"/>
      </w:r>
    </w:p>
    <w:p w14:paraId="42C793A9" w14:textId="709A1712" w:rsidR="000442B1" w:rsidRPr="009701B2" w:rsidRDefault="000442B1" w:rsidP="000F752E">
      <w:pPr>
        <w:spacing w:line="288" w:lineRule="auto"/>
        <w:rPr>
          <w:b/>
          <w:bCs/>
        </w:rPr>
      </w:pPr>
      <w:r w:rsidRPr="009701B2">
        <w:rPr>
          <w:b/>
          <w:bCs/>
        </w:rPr>
        <w:lastRenderedPageBreak/>
        <w:t>Installing Driftfusion</w:t>
      </w:r>
    </w:p>
    <w:p w14:paraId="1EB1CE00" w14:textId="312F6CE1" w:rsidR="005F77ED" w:rsidRPr="009701B2" w:rsidRDefault="005F77ED" w:rsidP="000F752E">
      <w:pPr>
        <w:spacing w:line="288" w:lineRule="auto"/>
        <w:rPr>
          <w:bCs/>
        </w:rPr>
      </w:pPr>
      <w:r>
        <w:rPr>
          <w:bCs/>
        </w:rPr>
        <w:t xml:space="preserve">Once you have installed MATLAB you need to download </w:t>
      </w:r>
      <w:proofErr w:type="spellStart"/>
      <w:r>
        <w:rPr>
          <w:bCs/>
        </w:rPr>
        <w:t>Driftfusion</w:t>
      </w:r>
      <w:proofErr w:type="spellEnd"/>
      <w:r>
        <w:rPr>
          <w:bCs/>
        </w:rPr>
        <w:t xml:space="preserve"> from </w:t>
      </w:r>
      <w:proofErr w:type="spellStart"/>
      <w:r>
        <w:rPr>
          <w:bCs/>
        </w:rPr>
        <w:t>Github</w:t>
      </w:r>
      <w:proofErr w:type="spellEnd"/>
      <w:r>
        <w:rPr>
          <w:bCs/>
        </w:rPr>
        <w:t xml:space="preserve">. Navigate to the </w:t>
      </w:r>
      <w:proofErr w:type="spellStart"/>
      <w:r w:rsidRPr="005F77ED">
        <w:rPr>
          <w:bCs/>
        </w:rPr>
        <w:t>Driftfusion</w:t>
      </w:r>
      <w:proofErr w:type="spellEnd"/>
      <w:r w:rsidRPr="005F77ED">
        <w:rPr>
          <w:bCs/>
        </w:rPr>
        <w:t xml:space="preserve"> </w:t>
      </w:r>
      <w:proofErr w:type="spellStart"/>
      <w:r w:rsidRPr="005F77ED">
        <w:rPr>
          <w:bCs/>
        </w:rPr>
        <w:t>Github</w:t>
      </w:r>
      <w:proofErr w:type="spellEnd"/>
      <w:r w:rsidRPr="005F77ED">
        <w:rPr>
          <w:bCs/>
        </w:rPr>
        <w:t xml:space="preserve"> homepage:</w:t>
      </w:r>
    </w:p>
    <w:p w14:paraId="263894B8" w14:textId="2E4FED26" w:rsidR="005F77ED" w:rsidRPr="009701B2" w:rsidRDefault="00196B52" w:rsidP="000F752E">
      <w:pPr>
        <w:spacing w:line="288" w:lineRule="auto"/>
        <w:rPr>
          <w:bCs/>
        </w:rPr>
      </w:pPr>
      <w:hyperlink r:id="rId13" w:history="1">
        <w:r w:rsidR="005F77ED" w:rsidRPr="009701B2">
          <w:rPr>
            <w:rStyle w:val="Hyperlink"/>
          </w:rPr>
          <w:t>https://github.com/barnesgroupICL/Driftfusion</w:t>
        </w:r>
      </w:hyperlink>
      <w:r w:rsidR="005F77ED">
        <w:rPr>
          <w:bCs/>
        </w:rPr>
        <w:t xml:space="preserve"> </w:t>
      </w:r>
    </w:p>
    <w:p w14:paraId="63AE0B97" w14:textId="134FB3A8" w:rsidR="005F77ED" w:rsidRDefault="005F77ED" w:rsidP="000F752E">
      <w:pPr>
        <w:spacing w:line="288" w:lineRule="auto"/>
        <w:rPr>
          <w:bCs/>
        </w:rPr>
      </w:pPr>
      <w:r w:rsidRPr="009701B2">
        <w:rPr>
          <w:bCs/>
        </w:rPr>
        <w:t>It is important that you download the correct branch (version) of the code. To do this</w:t>
      </w:r>
      <w:r>
        <w:rPr>
          <w:bCs/>
        </w:rPr>
        <w:t xml:space="preserve"> open the branch menu (highlighted with the red box</w:t>
      </w:r>
      <w:r w:rsidR="000A08AE">
        <w:rPr>
          <w:bCs/>
        </w:rPr>
        <w:t xml:space="preserve"> in fig. 2</w:t>
      </w:r>
      <w:r>
        <w:rPr>
          <w:bCs/>
        </w:rPr>
        <w:t>) and select 2020-MRes-PEM-device-physics</w:t>
      </w:r>
      <w:r w:rsidR="000442B1">
        <w:rPr>
          <w:bCs/>
        </w:rPr>
        <w:t xml:space="preserve"> (</w:t>
      </w:r>
      <w:r w:rsidR="000A08AE">
        <w:rPr>
          <w:bCs/>
        </w:rPr>
        <w:t xml:space="preserve">fig 2., </w:t>
      </w:r>
      <w:r w:rsidR="000442B1">
        <w:rPr>
          <w:bCs/>
        </w:rPr>
        <w:t>green box</w:t>
      </w:r>
      <w:r w:rsidR="000A08AE">
        <w:rPr>
          <w:bCs/>
        </w:rPr>
        <w:t xml:space="preserve">). </w:t>
      </w:r>
    </w:p>
    <w:p w14:paraId="4B49A7DE" w14:textId="76D81DCB" w:rsidR="005F77ED" w:rsidRDefault="000442B1" w:rsidP="000F752E">
      <w:pPr>
        <w:spacing w:line="288" w:lineRule="auto"/>
        <w:rPr>
          <w:bCs/>
        </w:rPr>
      </w:pPr>
      <w:r>
        <w:rPr>
          <w:bCs/>
          <w:noProof/>
          <w:lang w:val="en-US"/>
        </w:rPr>
        <w:drawing>
          <wp:inline distT="0" distB="0" distL="0" distR="0" wp14:anchorId="2B420B90" wp14:editId="7FAAEA03">
            <wp:extent cx="5383327" cy="4176565"/>
            <wp:effectExtent l="0" t="0" r="1905" b="0"/>
            <wp:docPr id="4" name="Picture 4" descr="Benjamin:Users:pdb13:Google Drive:Imperial Documents:PhD:Teaching:2020-2021 Semiconductor device simulation workshop:Figures:Gi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jamin:Users:pdb13:Google Drive:Imperial Documents:PhD:Teaching:2020-2021 Semiconductor device simulation workshop:Figures:Git01.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3327" cy="4176565"/>
                    </a:xfrm>
                    <a:prstGeom prst="rect">
                      <a:avLst/>
                    </a:prstGeom>
                    <a:noFill/>
                    <a:ln>
                      <a:noFill/>
                    </a:ln>
                  </pic:spPr>
                </pic:pic>
              </a:graphicData>
            </a:graphic>
          </wp:inline>
        </w:drawing>
      </w:r>
    </w:p>
    <w:p w14:paraId="3DF1B6E1" w14:textId="2F278970" w:rsidR="007C1A4E" w:rsidRPr="00D510B1" w:rsidRDefault="007C1A4E" w:rsidP="000F752E">
      <w:pPr>
        <w:spacing w:line="288" w:lineRule="auto"/>
        <w:rPr>
          <w:b/>
          <w:bCs/>
        </w:rPr>
      </w:pPr>
      <w:r w:rsidRPr="00D510B1">
        <w:rPr>
          <w:b/>
          <w:bCs/>
        </w:rPr>
        <w:t xml:space="preserve">Fig 2. </w:t>
      </w:r>
      <w:r>
        <w:rPr>
          <w:b/>
          <w:bCs/>
        </w:rPr>
        <w:t xml:space="preserve">Selecting a code branch in </w:t>
      </w:r>
      <w:proofErr w:type="spellStart"/>
      <w:r>
        <w:rPr>
          <w:b/>
          <w:bCs/>
        </w:rPr>
        <w:t>Github</w:t>
      </w:r>
      <w:proofErr w:type="spellEnd"/>
      <w:r w:rsidR="00AD2B90">
        <w:rPr>
          <w:b/>
          <w:bCs/>
        </w:rPr>
        <w:t>.</w:t>
      </w:r>
    </w:p>
    <w:p w14:paraId="71B1680D" w14:textId="77777777" w:rsidR="007C1A4E" w:rsidRDefault="007C1A4E" w:rsidP="000F752E">
      <w:pPr>
        <w:spacing w:line="288" w:lineRule="auto"/>
        <w:rPr>
          <w:bCs/>
        </w:rPr>
      </w:pPr>
    </w:p>
    <w:p w14:paraId="70C92B96" w14:textId="77777777" w:rsidR="000A08AE" w:rsidRDefault="000A08AE">
      <w:pPr>
        <w:rPr>
          <w:bCs/>
        </w:rPr>
      </w:pPr>
      <w:r>
        <w:rPr>
          <w:bCs/>
        </w:rPr>
        <w:br w:type="page"/>
      </w:r>
    </w:p>
    <w:p w14:paraId="32B2C4D8" w14:textId="44079C76" w:rsidR="000442B1" w:rsidRDefault="000442B1" w:rsidP="000F752E">
      <w:pPr>
        <w:spacing w:line="288" w:lineRule="auto"/>
        <w:rPr>
          <w:bCs/>
        </w:rPr>
      </w:pPr>
      <w:r>
        <w:rPr>
          <w:bCs/>
        </w:rPr>
        <w:lastRenderedPageBreak/>
        <w:t>Now open the Code menu (</w:t>
      </w:r>
      <w:r w:rsidR="000A08AE">
        <w:rPr>
          <w:bCs/>
        </w:rPr>
        <w:t xml:space="preserve">fig 3., </w:t>
      </w:r>
      <w:r>
        <w:rPr>
          <w:bCs/>
        </w:rPr>
        <w:t>green button) and select Download ZIP (</w:t>
      </w:r>
      <w:r w:rsidR="000A08AE">
        <w:rPr>
          <w:bCs/>
        </w:rPr>
        <w:t xml:space="preserve">fig 3., </w:t>
      </w:r>
      <w:r>
        <w:rPr>
          <w:bCs/>
        </w:rPr>
        <w:t>orange box).</w:t>
      </w:r>
    </w:p>
    <w:p w14:paraId="0F365CE0" w14:textId="5F553890" w:rsidR="000442B1" w:rsidRDefault="000442B1" w:rsidP="000F752E">
      <w:pPr>
        <w:spacing w:line="288" w:lineRule="auto"/>
        <w:rPr>
          <w:bCs/>
        </w:rPr>
      </w:pPr>
      <w:r>
        <w:rPr>
          <w:bCs/>
          <w:noProof/>
          <w:lang w:val="en-US"/>
        </w:rPr>
        <w:drawing>
          <wp:inline distT="0" distB="0" distL="0" distR="0" wp14:anchorId="3549362F" wp14:editId="47C157E1">
            <wp:extent cx="5725160" cy="4399280"/>
            <wp:effectExtent l="0" t="0" r="0" b="0"/>
            <wp:docPr id="5" name="Picture 5" descr="Benjamin:Users:pdb13:Google Drive:Imperial Documents:PhD:Teaching:2020-2021 Semiconductor device simulation workshop:Figures:Git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jamin:Users:pdb13:Google Drive:Imperial Documents:PhD:Teaching:2020-2021 Semiconductor device simulation workshop:Figures:Git02.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4399280"/>
                    </a:xfrm>
                    <a:prstGeom prst="rect">
                      <a:avLst/>
                    </a:prstGeom>
                    <a:noFill/>
                    <a:ln>
                      <a:noFill/>
                    </a:ln>
                  </pic:spPr>
                </pic:pic>
              </a:graphicData>
            </a:graphic>
          </wp:inline>
        </w:drawing>
      </w:r>
    </w:p>
    <w:p w14:paraId="72A350EE" w14:textId="1E622777" w:rsidR="007C1A4E" w:rsidRPr="009701B2" w:rsidRDefault="007C1A4E" w:rsidP="000F752E">
      <w:pPr>
        <w:spacing w:line="288" w:lineRule="auto"/>
        <w:rPr>
          <w:b/>
          <w:bCs/>
        </w:rPr>
      </w:pPr>
      <w:r>
        <w:rPr>
          <w:b/>
          <w:bCs/>
        </w:rPr>
        <w:t>Fig 3</w:t>
      </w:r>
      <w:r w:rsidRPr="009701B2">
        <w:rPr>
          <w:b/>
          <w:bCs/>
        </w:rPr>
        <w:t xml:space="preserve">. Downloading a standalone ZIP from </w:t>
      </w:r>
      <w:proofErr w:type="spellStart"/>
      <w:r w:rsidRPr="009701B2">
        <w:rPr>
          <w:b/>
          <w:bCs/>
        </w:rPr>
        <w:t>Github</w:t>
      </w:r>
      <w:proofErr w:type="spellEnd"/>
      <w:r w:rsidRPr="009701B2">
        <w:rPr>
          <w:b/>
          <w:bCs/>
        </w:rPr>
        <w:t>.</w:t>
      </w:r>
    </w:p>
    <w:p w14:paraId="7B58DAEE" w14:textId="04A1440C" w:rsidR="000442B1" w:rsidRPr="009701B2" w:rsidRDefault="000442B1" w:rsidP="000F752E">
      <w:pPr>
        <w:spacing w:line="288" w:lineRule="auto"/>
        <w:rPr>
          <w:bCs/>
        </w:rPr>
      </w:pPr>
      <w:r>
        <w:rPr>
          <w:bCs/>
        </w:rPr>
        <w:t>Unzip the file in the location of your choice. The folder contains a standalone version of the code.</w:t>
      </w:r>
    </w:p>
    <w:p w14:paraId="39BC3DF3" w14:textId="77777777" w:rsidR="000442B1" w:rsidRDefault="000442B1" w:rsidP="000F752E">
      <w:pPr>
        <w:spacing w:line="288" w:lineRule="auto"/>
        <w:rPr>
          <w:b/>
          <w:bCs/>
        </w:rPr>
      </w:pPr>
    </w:p>
    <w:p w14:paraId="7DE59341" w14:textId="77777777" w:rsidR="00BA2145" w:rsidRDefault="00BA2145" w:rsidP="000F752E">
      <w:pPr>
        <w:spacing w:line="288" w:lineRule="auto"/>
        <w:rPr>
          <w:b/>
          <w:bCs/>
        </w:rPr>
      </w:pPr>
      <w:r>
        <w:rPr>
          <w:b/>
          <w:bCs/>
        </w:rPr>
        <w:br w:type="page"/>
      </w:r>
    </w:p>
    <w:p w14:paraId="76E670A5" w14:textId="07E52C6A" w:rsidR="000442B1" w:rsidRPr="00317D4E" w:rsidRDefault="000442B1" w:rsidP="000F752E">
      <w:pPr>
        <w:spacing w:line="288" w:lineRule="auto"/>
        <w:rPr>
          <w:b/>
          <w:bCs/>
          <w:sz w:val="24"/>
          <w:szCs w:val="24"/>
        </w:rPr>
      </w:pPr>
      <w:r w:rsidRPr="00317D4E">
        <w:rPr>
          <w:b/>
          <w:bCs/>
          <w:sz w:val="24"/>
          <w:szCs w:val="24"/>
        </w:rPr>
        <w:lastRenderedPageBreak/>
        <w:t>Getting started</w:t>
      </w:r>
    </w:p>
    <w:p w14:paraId="0AAE9DCA" w14:textId="7B653F6E" w:rsidR="006C6C3C" w:rsidRDefault="00F574F0" w:rsidP="000F752E">
      <w:pPr>
        <w:pStyle w:val="ListParagraph"/>
        <w:numPr>
          <w:ilvl w:val="0"/>
          <w:numId w:val="1"/>
        </w:numPr>
        <w:spacing w:line="288" w:lineRule="auto"/>
        <w:rPr>
          <w:bCs/>
        </w:rPr>
      </w:pPr>
      <w:r w:rsidRPr="00D853AD">
        <w:rPr>
          <w:bCs/>
        </w:rPr>
        <w:t>Start MATLAB</w:t>
      </w:r>
    </w:p>
    <w:p w14:paraId="42608359" w14:textId="73AC0088" w:rsidR="007C1A4E" w:rsidRPr="00D853AD" w:rsidRDefault="007C1A4E" w:rsidP="000F752E">
      <w:pPr>
        <w:pStyle w:val="ListParagraph"/>
        <w:numPr>
          <w:ilvl w:val="0"/>
          <w:numId w:val="1"/>
        </w:numPr>
        <w:spacing w:line="288" w:lineRule="auto"/>
        <w:rPr>
          <w:rFonts w:eastAsiaTheme="minorEastAsia"/>
        </w:rPr>
      </w:pPr>
      <w:r>
        <w:rPr>
          <w:bCs/>
        </w:rPr>
        <w:t xml:space="preserve">Navigate to the </w:t>
      </w:r>
      <w:r w:rsidRPr="4B6AA2F8">
        <w:rPr>
          <w:i/>
        </w:rPr>
        <w:t>Driftfusion</w:t>
      </w:r>
      <w:r w:rsidR="239CCA7A" w:rsidRPr="4B6AA2F8">
        <w:rPr>
          <w:i/>
          <w:iCs/>
        </w:rPr>
        <w:t>-MRes-PEM-device-physics-workshop-2020</w:t>
      </w:r>
      <w:r>
        <w:rPr>
          <w:bCs/>
        </w:rPr>
        <w:t xml:space="preserve"> folder on your hard drive in the file explorer on the left hand side of the MATLAB window</w:t>
      </w:r>
      <w:r w:rsidR="006756AE">
        <w:rPr>
          <w:bCs/>
        </w:rPr>
        <w:t xml:space="preserve"> (fig 4, green box).</w:t>
      </w:r>
    </w:p>
    <w:p w14:paraId="10D614F6" w14:textId="2743318D" w:rsidR="44ADF623" w:rsidRDefault="44ADF623" w:rsidP="3BBE65CB">
      <w:pPr>
        <w:spacing w:line="288" w:lineRule="auto"/>
      </w:pPr>
      <w:r>
        <w:rPr>
          <w:noProof/>
          <w:lang w:val="en-US"/>
        </w:rPr>
        <w:drawing>
          <wp:inline distT="0" distB="0" distL="0" distR="0" wp14:anchorId="02E4F5AF" wp14:editId="200CBD83">
            <wp:extent cx="5724524" cy="4067175"/>
            <wp:effectExtent l="0" t="0" r="0" b="0"/>
            <wp:docPr id="447974389" name="Picture 44797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74389"/>
                    <pic:cNvPicPr/>
                  </pic:nvPicPr>
                  <pic:blipFill>
                    <a:blip r:embed="rId16">
                      <a:extLst>
                        <a:ext uri="{28A0092B-C50C-407E-A947-70E740481C1C}">
                          <a14:useLocalDpi xmlns:a14="http://schemas.microsoft.com/office/drawing/2010/main" val="0"/>
                        </a:ext>
                      </a:extLst>
                    </a:blip>
                    <a:stretch>
                      <a:fillRect/>
                    </a:stretch>
                  </pic:blipFill>
                  <pic:spPr>
                    <a:xfrm>
                      <a:off x="0" y="0"/>
                      <a:ext cx="5724524" cy="4067175"/>
                    </a:xfrm>
                    <a:prstGeom prst="rect">
                      <a:avLst/>
                    </a:prstGeom>
                  </pic:spPr>
                </pic:pic>
              </a:graphicData>
            </a:graphic>
          </wp:inline>
        </w:drawing>
      </w:r>
    </w:p>
    <w:p w14:paraId="07B14DB1" w14:textId="131582CF" w:rsidR="00BA677C" w:rsidRDefault="007E02F4" w:rsidP="000F752E">
      <w:pPr>
        <w:spacing w:line="288" w:lineRule="auto"/>
        <w:rPr>
          <w:b/>
          <w:bCs/>
        </w:rPr>
      </w:pPr>
      <w:r>
        <w:rPr>
          <w:b/>
          <w:bCs/>
        </w:rPr>
        <w:t>F</w:t>
      </w:r>
      <w:r w:rsidR="007C1A4E">
        <w:rPr>
          <w:b/>
          <w:bCs/>
        </w:rPr>
        <w:t>ig 4. The MATLAB environment</w:t>
      </w:r>
    </w:p>
    <w:p w14:paraId="09D11E5B" w14:textId="19FB85C4" w:rsidR="00C30735" w:rsidRDefault="007C1A4E" w:rsidP="000F752E">
      <w:pPr>
        <w:spacing w:line="288" w:lineRule="auto"/>
        <w:rPr>
          <w:b/>
          <w:bCs/>
        </w:rPr>
      </w:pPr>
      <w:r w:rsidRPr="009701B2">
        <w:rPr>
          <w:bCs/>
        </w:rPr>
        <w:t xml:space="preserve">3. </w:t>
      </w:r>
      <w:r>
        <w:rPr>
          <w:bCs/>
        </w:rPr>
        <w:t xml:space="preserve">Select the command window </w:t>
      </w:r>
      <w:r w:rsidR="00906B74">
        <w:rPr>
          <w:bCs/>
        </w:rPr>
        <w:t xml:space="preserve">(fig 4, orange box) </w:t>
      </w:r>
      <w:r>
        <w:rPr>
          <w:bCs/>
        </w:rPr>
        <w:t>at the bottom and t</w:t>
      </w:r>
      <w:r w:rsidRPr="009701B2">
        <w:rPr>
          <w:bCs/>
        </w:rPr>
        <w:t xml:space="preserve">ype </w:t>
      </w:r>
      <w:proofErr w:type="spellStart"/>
      <w:r w:rsidRPr="009701B2">
        <w:rPr>
          <w:rFonts w:ascii="Courier New" w:hAnsi="Courier New" w:cs="Courier New"/>
          <w:bCs/>
        </w:rPr>
        <w:t>initialise_df</w:t>
      </w:r>
      <w:proofErr w:type="spellEnd"/>
      <w:r>
        <w:rPr>
          <w:rFonts w:ascii="Courier New" w:hAnsi="Courier New" w:cs="Courier New"/>
          <w:bCs/>
        </w:rPr>
        <w:t xml:space="preserve"> </w:t>
      </w:r>
      <w:r w:rsidRPr="009701B2">
        <w:rPr>
          <w:rFonts w:ascii="Calibri" w:hAnsi="Calibri" w:cs="Courier New"/>
          <w:bCs/>
        </w:rPr>
        <w:t>then press enter</w:t>
      </w:r>
      <w:r w:rsidR="00906B74">
        <w:rPr>
          <w:rFonts w:ascii="Calibri" w:hAnsi="Calibri" w:cs="Courier New"/>
          <w:bCs/>
        </w:rPr>
        <w:t>.</w:t>
      </w:r>
    </w:p>
    <w:p w14:paraId="3E9FC166" w14:textId="02A543BB" w:rsidR="7388C483" w:rsidRDefault="7388C483" w:rsidP="7AE5C970">
      <w:pPr>
        <w:spacing w:line="288" w:lineRule="auto"/>
        <w:rPr>
          <w:rFonts w:ascii="Calibri" w:hAnsi="Calibri" w:cs="Courier New"/>
        </w:rPr>
      </w:pPr>
      <w:r w:rsidRPr="7AE5C970">
        <w:rPr>
          <w:rFonts w:ascii="Calibri" w:hAnsi="Calibri" w:cs="Courier New"/>
        </w:rPr>
        <w:t>You are now ready to begin the workshop script.</w:t>
      </w:r>
    </w:p>
    <w:p w14:paraId="73CF75FA" w14:textId="57B37541" w:rsidR="007C1A4E" w:rsidRPr="009701B2" w:rsidRDefault="007C1A4E" w:rsidP="000F752E">
      <w:pPr>
        <w:spacing w:line="288" w:lineRule="auto"/>
        <w:rPr>
          <w:i/>
        </w:rPr>
      </w:pPr>
      <w:r w:rsidRPr="009701B2">
        <w:rPr>
          <w:i/>
        </w:rPr>
        <w:t>Throughout today’s session it is important that you remain in the Driftfusion</w:t>
      </w:r>
      <w:r w:rsidR="5C861727" w:rsidRPr="2C483013">
        <w:rPr>
          <w:i/>
          <w:iCs/>
        </w:rPr>
        <w:t>-MRes-PEM-device-physics-workshop-2020</w:t>
      </w:r>
      <w:r w:rsidRPr="009701B2">
        <w:rPr>
          <w:i/>
        </w:rPr>
        <w:t xml:space="preserve"> folder and do not navigate further down the folder tree in the file explorer. The current active folder is given in the file path highlighted by the blue box in fig 4.</w:t>
      </w:r>
      <w:r w:rsidR="00906B74">
        <w:rPr>
          <w:i/>
        </w:rPr>
        <w:t xml:space="preserve"> If you encounter a problem the first thing you should check is that you are working in the Driftfusion folder and not one of its subfolders.</w:t>
      </w:r>
    </w:p>
    <w:p w14:paraId="55864350" w14:textId="6442B8B2" w:rsidR="00D621D0" w:rsidRPr="00D621D0" w:rsidRDefault="00D621D0" w:rsidP="000F752E">
      <w:pPr>
        <w:spacing w:line="288" w:lineRule="auto"/>
        <w:rPr>
          <w:b/>
          <w:bCs/>
        </w:rPr>
      </w:pPr>
      <w:r>
        <w:rPr>
          <w:b/>
          <w:bCs/>
        </w:rPr>
        <w:t>Keeping notes</w:t>
      </w:r>
    </w:p>
    <w:p w14:paraId="77C7445E" w14:textId="4A750B56" w:rsidR="00906B74" w:rsidRDefault="0068078B" w:rsidP="000F752E">
      <w:pPr>
        <w:spacing w:line="288" w:lineRule="auto"/>
      </w:pPr>
      <w:r>
        <w:t xml:space="preserve">As you work through the tasks in this workshop, </w:t>
      </w:r>
      <w:r w:rsidR="00CA38A9">
        <w:t>we</w:t>
      </w:r>
      <w:r>
        <w:t xml:space="preserve"> recommend that you keep notes of your observations using an electronic lab book (this could be a OneNote page for example) into which you paste your observations</w:t>
      </w:r>
      <w:r w:rsidR="35922B8C">
        <w:t>, and comments.</w:t>
      </w:r>
      <w:r w:rsidR="00571216">
        <w:t xml:space="preserve"> If you are reasonably familiar with MATLAB you can analyse the results of the simulation</w:t>
      </w:r>
      <w:r w:rsidR="00F74AB7">
        <w:t>s</w:t>
      </w:r>
      <w:r w:rsidR="00571216">
        <w:t xml:space="preserve"> using </w:t>
      </w:r>
      <w:r w:rsidR="00925B74">
        <w:t xml:space="preserve">MATLAB, but it is also fine to read values off plots, or import data into excel or some other package </w:t>
      </w:r>
      <w:r w:rsidR="00B45F62">
        <w:t xml:space="preserve">for analysis </w:t>
      </w:r>
      <w:r w:rsidR="00925B74">
        <w:t xml:space="preserve">if you’d </w:t>
      </w:r>
      <w:r w:rsidR="00B45F62">
        <w:t>prefer.</w:t>
      </w:r>
    </w:p>
    <w:p w14:paraId="0740B45E" w14:textId="5854309F" w:rsidR="008B7DD0" w:rsidRDefault="008B7DD0" w:rsidP="000F752E">
      <w:pPr>
        <w:spacing w:line="288" w:lineRule="auto"/>
      </w:pPr>
    </w:p>
    <w:p w14:paraId="30DA1FA0" w14:textId="10067DFC" w:rsidR="008B7DD0" w:rsidRPr="008B7DD0" w:rsidRDefault="008B7DD0" w:rsidP="000F752E">
      <w:pPr>
        <w:spacing w:line="288" w:lineRule="auto"/>
        <w:rPr>
          <w:b/>
          <w:bCs/>
        </w:rPr>
      </w:pPr>
      <w:r>
        <w:rPr>
          <w:b/>
          <w:bCs/>
        </w:rPr>
        <w:t xml:space="preserve">If you get stuck on some parts of the exercises, </w:t>
      </w:r>
      <w:r w:rsidR="001F245F">
        <w:rPr>
          <w:b/>
          <w:bCs/>
        </w:rPr>
        <w:t>it</w:t>
      </w:r>
      <w:ins w:id="0" w:author="Philip Calado" w:date="2021-09-09T14:07:00Z">
        <w:r w:rsidR="009A78BA">
          <w:rPr>
            <w:b/>
            <w:bCs/>
          </w:rPr>
          <w:t xml:space="preserve"> i</w:t>
        </w:r>
      </w:ins>
      <w:r w:rsidR="001F245F">
        <w:rPr>
          <w:b/>
          <w:bCs/>
        </w:rPr>
        <w:t>s fine to move on to the next part</w:t>
      </w:r>
      <w:r w:rsidR="006756AE">
        <w:rPr>
          <w:b/>
          <w:bCs/>
        </w:rPr>
        <w:t>.</w:t>
      </w:r>
      <w:r w:rsidR="001F245F">
        <w:rPr>
          <w:b/>
          <w:bCs/>
        </w:rPr>
        <w:t xml:space="preserve"> </w:t>
      </w:r>
      <w:r w:rsidR="006756AE">
        <w:rPr>
          <w:b/>
          <w:bCs/>
        </w:rPr>
        <w:t>Be sure to d</w:t>
      </w:r>
      <w:r w:rsidR="001F245F">
        <w:rPr>
          <w:b/>
          <w:bCs/>
        </w:rPr>
        <w:t xml:space="preserve">iscuss </w:t>
      </w:r>
      <w:r w:rsidR="006756AE">
        <w:rPr>
          <w:b/>
          <w:bCs/>
        </w:rPr>
        <w:t xml:space="preserve">problems </w:t>
      </w:r>
      <w:r w:rsidR="001F245F">
        <w:rPr>
          <w:b/>
          <w:bCs/>
        </w:rPr>
        <w:t>with a demonstrator when you get the chance.</w:t>
      </w:r>
      <w:r w:rsidR="006756AE">
        <w:rPr>
          <w:b/>
          <w:bCs/>
        </w:rPr>
        <w:t xml:space="preserve"> You can write “Question” in the chat and</w:t>
      </w:r>
      <w:ins w:id="1" w:author="Philip Calado" w:date="2021-09-09T14:07:00Z">
        <w:r w:rsidR="009A78BA">
          <w:rPr>
            <w:b/>
            <w:bCs/>
          </w:rPr>
          <w:t>/or</w:t>
        </w:r>
      </w:ins>
      <w:r w:rsidR="006756AE">
        <w:rPr>
          <w:b/>
          <w:bCs/>
        </w:rPr>
        <w:t xml:space="preserve"> raise your hand in Teams, or alternatively contact a demonstrator directly.</w:t>
      </w:r>
    </w:p>
    <w:p w14:paraId="5A767B7F" w14:textId="77777777" w:rsidR="006756AE" w:rsidRDefault="006756AE" w:rsidP="000F752E">
      <w:pPr>
        <w:spacing w:line="288" w:lineRule="auto"/>
        <w:rPr>
          <w:b/>
          <w:bCs/>
          <w:sz w:val="24"/>
          <w:szCs w:val="24"/>
        </w:rPr>
      </w:pPr>
    </w:p>
    <w:p w14:paraId="0E6CA31D" w14:textId="77777777" w:rsidR="006756AE" w:rsidRDefault="006756AE" w:rsidP="000F752E">
      <w:pPr>
        <w:spacing w:line="288" w:lineRule="auto"/>
        <w:rPr>
          <w:b/>
          <w:bCs/>
          <w:sz w:val="24"/>
          <w:szCs w:val="24"/>
        </w:rPr>
      </w:pPr>
    </w:p>
    <w:p w14:paraId="4C14B5A7" w14:textId="641BF4DA" w:rsidR="006C6C3C" w:rsidRPr="00317D4E" w:rsidRDefault="009A78BA" w:rsidP="000F752E">
      <w:pPr>
        <w:spacing w:line="288" w:lineRule="auto"/>
        <w:rPr>
          <w:b/>
          <w:bCs/>
          <w:sz w:val="24"/>
          <w:szCs w:val="24"/>
        </w:rPr>
      </w:pPr>
      <w:ins w:id="2" w:author="Philip Calado" w:date="2021-09-09T14:08:00Z">
        <w:r>
          <w:rPr>
            <w:b/>
            <w:bCs/>
            <w:sz w:val="24"/>
            <w:szCs w:val="24"/>
          </w:rPr>
          <w:t xml:space="preserve">1. </w:t>
        </w:r>
      </w:ins>
      <w:r w:rsidR="006C6C3C" w:rsidRPr="00317D4E">
        <w:rPr>
          <w:b/>
          <w:bCs/>
          <w:sz w:val="24"/>
          <w:szCs w:val="24"/>
        </w:rPr>
        <w:t>Ohmic contacts and conductivity</w:t>
      </w:r>
    </w:p>
    <w:p w14:paraId="40DFD1E3" w14:textId="68680238" w:rsidR="00C13E91" w:rsidRPr="00EE707C" w:rsidRDefault="00C13E91" w:rsidP="000F752E">
      <w:pPr>
        <w:spacing w:line="288" w:lineRule="auto"/>
      </w:pPr>
      <w:r>
        <w:t xml:space="preserve">In these first steps, we will simulate the simplest form of semiconductor device </w:t>
      </w:r>
      <w:r w:rsidR="001401F3">
        <w:t>–</w:t>
      </w:r>
      <w:r>
        <w:t xml:space="preserve"> a</w:t>
      </w:r>
      <w:r w:rsidR="001401F3">
        <w:t xml:space="preserve"> semiconductor </w:t>
      </w:r>
      <w:ins w:id="3" w:author="Philip Calado" w:date="2021-09-09T14:08:00Z">
        <w:r w:rsidR="009A78BA">
          <w:t xml:space="preserve">layer sandwiched </w:t>
        </w:r>
      </w:ins>
      <w:r w:rsidR="001401F3">
        <w:t>between two ohmic metal contacts. By performing a current-voltage sweep on this device</w:t>
      </w:r>
      <w:r w:rsidR="0067549B">
        <w:t xml:space="preserve"> we should be able to measure the resistance of the semiconductor layer, and</w:t>
      </w:r>
      <w:r w:rsidR="00326134">
        <w:t>, consequently find the conductivity of the semiconducting material.</w:t>
      </w:r>
    </w:p>
    <w:p w14:paraId="0AE2AC3E" w14:textId="77777777" w:rsidR="00317D4E" w:rsidRDefault="00317D4E" w:rsidP="000F752E">
      <w:pPr>
        <w:spacing w:line="288" w:lineRule="auto"/>
        <w:rPr>
          <w:b/>
          <w:iCs/>
        </w:rPr>
      </w:pPr>
    </w:p>
    <w:p w14:paraId="2BA07225" w14:textId="7A64D101" w:rsidR="002971CF" w:rsidRPr="00317D4E" w:rsidRDefault="002971CF" w:rsidP="000F752E">
      <w:pPr>
        <w:spacing w:line="288" w:lineRule="auto"/>
        <w:rPr>
          <w:b/>
          <w:iCs/>
        </w:rPr>
      </w:pPr>
      <w:r w:rsidRPr="00317D4E">
        <w:rPr>
          <w:b/>
          <w:iCs/>
        </w:rPr>
        <w:t>Intrinsic semiconductor</w:t>
      </w:r>
      <w:r w:rsidR="00D56877">
        <w:rPr>
          <w:b/>
          <w:iCs/>
        </w:rPr>
        <w:t>s</w:t>
      </w:r>
    </w:p>
    <w:p w14:paraId="4CD969A2" w14:textId="64EEE563" w:rsidR="00EE707C" w:rsidRDefault="00B45F62" w:rsidP="000F752E">
      <w:pPr>
        <w:spacing w:line="288" w:lineRule="auto"/>
      </w:pPr>
      <w:r>
        <w:t>The conductivity</w:t>
      </w:r>
      <w:r w:rsidR="00BE191A">
        <w:t xml:space="preserve">, </w:t>
      </w:r>
      <m:oMath>
        <m:r>
          <w:rPr>
            <w:rFonts w:ascii="Cambria Math" w:hAnsi="Cambria Math"/>
          </w:rPr>
          <m:t>σ</m:t>
        </m:r>
      </m:oMath>
      <w:r w:rsidR="00DE60FB">
        <w:rPr>
          <w:rFonts w:eastAsiaTheme="minorEastAsia"/>
        </w:rPr>
        <w:t>,</w:t>
      </w:r>
      <w:r>
        <w:t xml:space="preserve"> of a semiconductor is given by</w:t>
      </w:r>
      <w:r w:rsidR="00455CBA">
        <w:t xml:space="preserve"> the sum of the products of the electron and </w:t>
      </w:r>
      <w:r w:rsidR="009707D6">
        <w:t>hole mobilities</w:t>
      </w:r>
      <w:r w:rsidR="006756AE">
        <w:t>,</w:t>
      </w:r>
      <w:r w:rsidR="00727C78">
        <w:t xml:space="preserve"> </w:t>
      </w:r>
      <m:oMath>
        <m:sSub>
          <m:sSubPr>
            <m:ctrlPr>
              <w:rPr>
                <w:rFonts w:ascii="Cambria Math" w:hAnsi="Cambria Math"/>
                <w:i/>
              </w:rPr>
            </m:ctrlPr>
          </m:sSubPr>
          <m:e>
            <m:r>
              <w:rPr>
                <w:rFonts w:ascii="Cambria Math" w:hAnsi="Cambria Math"/>
              </w:rPr>
              <m:t>μ</m:t>
            </m:r>
          </m:e>
          <m:sub>
            <m:r>
              <w:rPr>
                <w:rFonts w:ascii="Cambria Math" w:hAnsi="Cambria Math"/>
              </w:rPr>
              <m:t>e</m:t>
            </m:r>
          </m:sub>
        </m:sSub>
      </m:oMath>
      <w:r w:rsidR="006F04C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m:t>
            </m:r>
          </m:sub>
        </m:sSub>
      </m:oMath>
      <w:r w:rsidR="009707D6">
        <w:t xml:space="preserve"> </w:t>
      </w:r>
      <w:r w:rsidR="006756AE">
        <w:t xml:space="preserve">, </w:t>
      </w:r>
      <w:r w:rsidR="009707D6">
        <w:t xml:space="preserve">with their respective </w:t>
      </w:r>
      <w:r w:rsidR="001D0F2B">
        <w:t xml:space="preserve">free </w:t>
      </w:r>
      <w:r w:rsidR="009707D6">
        <w:t>carrier concentrations</w:t>
      </w:r>
      <w:r w:rsidR="006756AE">
        <w:t>,</w:t>
      </w:r>
      <w:r w:rsidR="001D0F2B">
        <w:t xml:space="preserve"> </w:t>
      </w:r>
      <w:r w:rsidR="003E0F2A">
        <w:rPr>
          <w:i/>
          <w:iCs/>
        </w:rPr>
        <w:t>n</w:t>
      </w:r>
      <w:r w:rsidR="003E0F2A">
        <w:t xml:space="preserve"> and </w:t>
      </w:r>
      <w:r w:rsidR="003E0F2A">
        <w:rPr>
          <w:i/>
          <w:iCs/>
        </w:rPr>
        <w:t>p</w:t>
      </w:r>
      <w:r w:rsidR="00BE191A">
        <w:t>:</w:t>
      </w:r>
    </w:p>
    <w:p w14:paraId="05B1E24F" w14:textId="6020D718" w:rsidR="000F752E" w:rsidRDefault="00B465D7" w:rsidP="000F752E">
      <w:pPr>
        <w:spacing w:line="288" w:lineRule="auto"/>
        <w:rPr>
          <w:rFonts w:eastAsiaTheme="minorEastAsia"/>
        </w:rPr>
      </w:pPr>
      <m:oMath>
        <m:r>
          <w:rPr>
            <w:rFonts w:ascii="Cambria Math" w:hAnsi="Cambria Math"/>
          </w:rPr>
          <m:t>σ=q</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h</m:t>
                </m:r>
              </m:sub>
            </m:sSub>
            <m:r>
              <w:rPr>
                <w:rFonts w:ascii="Cambria Math" w:hAnsi="Cambria Math"/>
              </w:rPr>
              <m:t>p</m:t>
            </m:r>
          </m:e>
        </m:d>
      </m:oMath>
      <w:r w:rsidR="003E0F2A">
        <w:rPr>
          <w:rFonts w:eastAsiaTheme="minorEastAsia"/>
        </w:rPr>
        <w:tab/>
      </w:r>
    </w:p>
    <w:p w14:paraId="4B36FCA6" w14:textId="0E263E9E" w:rsidR="00FA549E" w:rsidRDefault="6329998D" w:rsidP="000F752E">
      <w:pPr>
        <w:spacing w:line="288" w:lineRule="auto"/>
        <w:rPr>
          <w:rFonts w:eastAsiaTheme="minorEastAsia"/>
        </w:rPr>
      </w:pPr>
      <w:r w:rsidRPr="7AE5C970">
        <w:rPr>
          <w:rFonts w:eastAsiaTheme="minorEastAsia"/>
        </w:rPr>
        <w:t>w</w:t>
      </w:r>
      <w:r w:rsidR="00734587" w:rsidRPr="7AE5C970">
        <w:rPr>
          <w:rFonts w:eastAsiaTheme="minorEastAsia"/>
        </w:rPr>
        <w:t>here</w:t>
      </w:r>
      <w:r w:rsidR="00734587">
        <w:rPr>
          <w:rFonts w:eastAsiaTheme="minorEastAsia"/>
        </w:rPr>
        <w:t xml:space="preserve"> </w:t>
      </w:r>
      <w:r w:rsidR="0044496F" w:rsidRPr="0044496F">
        <w:rPr>
          <w:rFonts w:eastAsiaTheme="minorEastAsia"/>
          <w:i/>
          <w:iCs/>
        </w:rPr>
        <w:t>q</w:t>
      </w:r>
      <w:r w:rsidR="0044496F">
        <w:rPr>
          <w:rFonts w:eastAsiaTheme="minorEastAsia"/>
        </w:rPr>
        <w:t xml:space="preserve"> is the charge on an electron. </w:t>
      </w:r>
      <w:r w:rsidR="00FA549E">
        <w:rPr>
          <w:rFonts w:eastAsiaTheme="minorEastAsia"/>
        </w:rPr>
        <w:t xml:space="preserve">In an </w:t>
      </w:r>
      <w:r w:rsidR="00E67A23">
        <w:rPr>
          <w:rFonts w:eastAsiaTheme="minorEastAsia"/>
        </w:rPr>
        <w:t xml:space="preserve">intrinsic </w:t>
      </w:r>
      <w:r w:rsidR="001D53E0">
        <w:rPr>
          <w:rFonts w:eastAsiaTheme="minorEastAsia"/>
        </w:rPr>
        <w:t>semiconductor</w:t>
      </w:r>
      <w:r w:rsidR="009A0E1D">
        <w:rPr>
          <w:rFonts w:eastAsiaTheme="minorEastAsia"/>
        </w:rPr>
        <w:t xml:space="preserve"> at equilibrium</w:t>
      </w:r>
      <w:r w:rsidR="001D53E0">
        <w:rPr>
          <w:rFonts w:eastAsiaTheme="minorEastAsia"/>
        </w:rPr>
        <w:t xml:space="preserve">, </w:t>
      </w:r>
      <w:r w:rsidR="009A0E1D">
        <w:rPr>
          <w:rFonts w:eastAsiaTheme="minorEastAsia"/>
        </w:rPr>
        <w:t>the concentration o</w:t>
      </w:r>
      <w:r w:rsidR="00E914B6">
        <w:rPr>
          <w:rFonts w:eastAsiaTheme="minorEastAsia"/>
        </w:rPr>
        <w:t>f electrons equals the con</w:t>
      </w:r>
      <w:r w:rsidR="009C572C">
        <w:rPr>
          <w:rFonts w:eastAsiaTheme="minorEastAsia"/>
        </w:rPr>
        <w:t>centration of holes and is given</w:t>
      </w:r>
      <w:r w:rsidR="00265E67">
        <w:rPr>
          <w:rFonts w:eastAsiaTheme="minorEastAsia"/>
        </w:rPr>
        <w:t xml:space="preserve"> by the</w:t>
      </w:r>
      <w:r w:rsidR="001D53E0">
        <w:rPr>
          <w:rFonts w:eastAsiaTheme="minorEastAsia"/>
        </w:rPr>
        <w:t xml:space="preserve"> </w:t>
      </w:r>
      <w:r w:rsidR="0053761A">
        <w:rPr>
          <w:rFonts w:eastAsiaTheme="minorEastAsia"/>
        </w:rPr>
        <w:t>intrinsic carrier concentration</w:t>
      </w:r>
      <w:r w:rsidR="00B05AAB">
        <w:rPr>
          <w:rFonts w:eastAsiaTheme="minorEastAsia"/>
        </w:rPr>
        <w:t xml:space="preserve">, </w:t>
      </w:r>
      <w:proofErr w:type="spellStart"/>
      <w:r w:rsidR="00B05AAB">
        <w:rPr>
          <w:rFonts w:eastAsiaTheme="minorEastAsia"/>
          <w:i/>
          <w:iCs/>
        </w:rPr>
        <w:t>n</w:t>
      </w:r>
      <w:r w:rsidR="00B05AAB">
        <w:rPr>
          <w:rFonts w:eastAsiaTheme="minorEastAsia"/>
          <w:i/>
          <w:iCs/>
          <w:vertAlign w:val="subscript"/>
        </w:rPr>
        <w:t>i</w:t>
      </w:r>
      <w:proofErr w:type="spellEnd"/>
      <w:r w:rsidR="009A0E1D">
        <w:rPr>
          <w:rFonts w:eastAsiaTheme="minorEastAsia"/>
        </w:rPr>
        <w:t>:</w:t>
      </w:r>
    </w:p>
    <w:p w14:paraId="14A6858B" w14:textId="26C133A7" w:rsidR="009A0E1D" w:rsidRPr="00B05AAB" w:rsidRDefault="00196B52" w:rsidP="000F752E">
      <w:pPr>
        <w:spacing w:line="288"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e>
        </m:rad>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r>
          <w:rPr>
            <w:rFonts w:ascii="Cambria Math" w:eastAsiaTheme="minorEastAsia" w:hAnsi="Cambria Math"/>
          </w:rPr>
          <m:t>=n(intrinsic, dark)=p(intrinsic,dark)</m:t>
        </m:r>
      </m:oMath>
      <w:r w:rsidR="00F01A14">
        <w:rPr>
          <w:rFonts w:eastAsiaTheme="minorEastAsia"/>
        </w:rPr>
        <w:tab/>
      </w:r>
    </w:p>
    <w:p w14:paraId="34FB752F" w14:textId="0CD0CE3D" w:rsidR="000F752E" w:rsidRDefault="000F752E" w:rsidP="000F752E">
      <w:pPr>
        <w:spacing w:line="288" w:lineRule="auto"/>
        <w:rPr>
          <w:rFonts w:eastAsiaTheme="minorEastAsia"/>
        </w:rPr>
      </w:pPr>
      <w:r>
        <w:rPr>
          <w:rFonts w:eastAsiaTheme="minorEastAsia"/>
        </w:rPr>
        <w:t>An</w:t>
      </w:r>
      <w:r w:rsidR="001A0DF3">
        <w:rPr>
          <w:rFonts w:eastAsiaTheme="minorEastAsia"/>
        </w:rPr>
        <w:t xml:space="preserve"> </w:t>
      </w:r>
      <w:r w:rsidR="00356BD0">
        <w:rPr>
          <w:rFonts w:eastAsiaTheme="minorEastAsia"/>
        </w:rPr>
        <w:t>i</w:t>
      </w:r>
      <w:r w:rsidR="001A0DF3">
        <w:rPr>
          <w:rFonts w:eastAsiaTheme="minorEastAsia"/>
        </w:rPr>
        <w:t xml:space="preserve">deal </w:t>
      </w:r>
      <w:r w:rsidR="00642FD8">
        <w:rPr>
          <w:rFonts w:eastAsiaTheme="minorEastAsia"/>
        </w:rPr>
        <w:t>O</w:t>
      </w:r>
      <w:r w:rsidR="001A0DF3">
        <w:rPr>
          <w:rFonts w:eastAsiaTheme="minorEastAsia"/>
        </w:rPr>
        <w:t xml:space="preserve">hmic contact to semiconductor </w:t>
      </w:r>
      <w:r w:rsidR="00356BD0">
        <w:rPr>
          <w:rFonts w:eastAsiaTheme="minorEastAsia"/>
        </w:rPr>
        <w:t xml:space="preserve">does not introduce any </w:t>
      </w:r>
      <w:r w:rsidR="008F1CA7">
        <w:rPr>
          <w:rFonts w:eastAsiaTheme="minorEastAsia"/>
        </w:rPr>
        <w:t>resistance in addition to the resistance of the semiconductor</w:t>
      </w:r>
      <w:r w:rsidR="00460E33">
        <w:rPr>
          <w:rFonts w:eastAsiaTheme="minorEastAsia"/>
        </w:rPr>
        <w:t>. Consequently</w:t>
      </w:r>
      <w:r w:rsidR="00642FD8">
        <w:rPr>
          <w:rFonts w:eastAsiaTheme="minorEastAsia"/>
        </w:rPr>
        <w:t>,</w:t>
      </w:r>
      <w:r w:rsidR="00460E33">
        <w:rPr>
          <w:rFonts w:eastAsiaTheme="minorEastAsia"/>
        </w:rPr>
        <w:t xml:space="preserve"> current</w:t>
      </w:r>
      <w:r w:rsidR="00642FD8">
        <w:rPr>
          <w:rFonts w:eastAsiaTheme="minorEastAsia"/>
        </w:rPr>
        <w:t xml:space="preserve"> </w:t>
      </w:r>
      <w:r w:rsidR="00642FD8">
        <w:rPr>
          <w:rFonts w:eastAsiaTheme="minorEastAsia"/>
          <w:i/>
          <w:iCs/>
        </w:rPr>
        <w:t xml:space="preserve">vs </w:t>
      </w:r>
      <w:r w:rsidR="00460E33">
        <w:rPr>
          <w:rFonts w:eastAsiaTheme="minorEastAsia"/>
        </w:rPr>
        <w:t xml:space="preserve">voltage measurement of </w:t>
      </w:r>
      <w:r w:rsidR="00642FD8">
        <w:rPr>
          <w:rFonts w:eastAsiaTheme="minorEastAsia"/>
        </w:rPr>
        <w:t xml:space="preserve">a semiconductor between Ohmic contacts should </w:t>
      </w:r>
      <w:r w:rsidR="00694CE9">
        <w:rPr>
          <w:rFonts w:eastAsiaTheme="minorEastAsia"/>
        </w:rPr>
        <w:t>give a linear relationship</w:t>
      </w:r>
      <w:r w:rsidR="00CB26F2">
        <w:rPr>
          <w:rFonts w:eastAsiaTheme="minorEastAsia"/>
        </w:rPr>
        <w:t xml:space="preserve"> (under dark conditions).</w:t>
      </w:r>
      <w:r w:rsidR="00FE6A55">
        <w:rPr>
          <w:rFonts w:eastAsiaTheme="minorEastAsia"/>
        </w:rPr>
        <w:t xml:space="preserve"> The semiconductor conductivity is re</w:t>
      </w:r>
      <w:r w:rsidR="00B42D77">
        <w:rPr>
          <w:rFonts w:eastAsiaTheme="minorEastAsia"/>
        </w:rPr>
        <w:t xml:space="preserve">lated to </w:t>
      </w:r>
      <w:r w:rsidR="00677D02">
        <w:rPr>
          <w:rFonts w:eastAsiaTheme="minorEastAsia"/>
        </w:rPr>
        <w:t xml:space="preserve">the resistance, </w:t>
      </w:r>
      <w:r w:rsidR="00677D02">
        <w:rPr>
          <w:rFonts w:eastAsiaTheme="minorEastAsia"/>
          <w:i/>
          <w:iCs/>
        </w:rPr>
        <w:t>R</w:t>
      </w:r>
      <w:r w:rsidR="00677D02">
        <w:rPr>
          <w:rFonts w:eastAsiaTheme="minorEastAsia"/>
        </w:rPr>
        <w:t>, of a material according to:</w:t>
      </w:r>
    </w:p>
    <w:p w14:paraId="7360EFE1" w14:textId="41855F02" w:rsidR="00677D02" w:rsidRDefault="00101155" w:rsidP="000F752E">
      <w:pPr>
        <w:spacing w:line="288" w:lineRule="auto"/>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Aσ</m:t>
            </m:r>
          </m:den>
        </m:f>
      </m:oMath>
      <w:r w:rsidR="00A944E3">
        <w:rPr>
          <w:rFonts w:eastAsiaTheme="minorEastAsia"/>
        </w:rPr>
        <w:t xml:space="preserve"> </w:t>
      </w:r>
    </w:p>
    <w:p w14:paraId="3EAD361E" w14:textId="7F5C36DC" w:rsidR="00677D02" w:rsidRDefault="00BD67B2" w:rsidP="000F752E">
      <w:pPr>
        <w:spacing w:line="288" w:lineRule="auto"/>
        <w:rPr>
          <w:rFonts w:eastAsiaTheme="minorEastAsia"/>
        </w:rPr>
      </w:pPr>
      <w:r>
        <w:rPr>
          <w:rFonts w:eastAsiaTheme="minorEastAsia"/>
        </w:rPr>
        <w:t xml:space="preserve">where </w:t>
      </w:r>
      <w:r>
        <w:rPr>
          <w:rFonts w:eastAsiaTheme="minorEastAsia"/>
          <w:i/>
          <w:iCs/>
        </w:rPr>
        <w:t>d</w:t>
      </w:r>
      <w:r>
        <w:rPr>
          <w:rFonts w:eastAsiaTheme="minorEastAsia"/>
        </w:rPr>
        <w:t xml:space="preserve"> is the thickness of the semiconductor and </w:t>
      </w:r>
      <w:r>
        <w:rPr>
          <w:rFonts w:eastAsiaTheme="minorEastAsia"/>
          <w:i/>
          <w:iCs/>
        </w:rPr>
        <w:t>A</w:t>
      </w:r>
      <w:r>
        <w:rPr>
          <w:rFonts w:eastAsiaTheme="minorEastAsia"/>
        </w:rPr>
        <w:t xml:space="preserve"> is the area of the </w:t>
      </w:r>
      <w:r w:rsidR="004B71E2">
        <w:rPr>
          <w:rFonts w:eastAsiaTheme="minorEastAsia"/>
        </w:rPr>
        <w:t>planar contacts.</w:t>
      </w:r>
    </w:p>
    <w:p w14:paraId="4A1254F0" w14:textId="77777777" w:rsidR="002D6677" w:rsidRDefault="002D6677" w:rsidP="000F752E">
      <w:pPr>
        <w:spacing w:line="288" w:lineRule="auto"/>
        <w:rPr>
          <w:rFonts w:eastAsiaTheme="minorEastAsia"/>
          <w:b/>
          <w:bCs/>
          <w:i/>
          <w:iCs/>
        </w:rPr>
      </w:pPr>
    </w:p>
    <w:p w14:paraId="58ADC76F" w14:textId="1B6CD4C0" w:rsidR="0012341E" w:rsidRPr="002D6677" w:rsidRDefault="0012341E" w:rsidP="000F752E">
      <w:pPr>
        <w:spacing w:line="288" w:lineRule="auto"/>
        <w:rPr>
          <w:rFonts w:eastAsiaTheme="minorEastAsia"/>
          <w:b/>
          <w:bCs/>
        </w:rPr>
      </w:pPr>
      <w:r w:rsidRPr="002D6677">
        <w:rPr>
          <w:rFonts w:eastAsiaTheme="minorEastAsia"/>
          <w:b/>
          <w:bCs/>
          <w:i/>
          <w:iCs/>
        </w:rPr>
        <w:t>Exercise 1.</w:t>
      </w:r>
      <w:r w:rsidR="00BC52AC">
        <w:rPr>
          <w:rFonts w:eastAsiaTheme="minorEastAsia"/>
          <w:b/>
          <w:bCs/>
          <w:i/>
          <w:iCs/>
        </w:rPr>
        <w:t>a</w:t>
      </w:r>
      <w:r w:rsidR="7D7B042C" w:rsidRPr="002D6677">
        <w:rPr>
          <w:rFonts w:eastAsiaTheme="minorEastAsia"/>
          <w:b/>
          <w:bCs/>
          <w:i/>
          <w:iCs/>
        </w:rPr>
        <w:t xml:space="preserve"> </w:t>
      </w:r>
      <w:r w:rsidR="00CA143C" w:rsidRPr="002D6677">
        <w:rPr>
          <w:rFonts w:eastAsiaTheme="minorEastAsia"/>
          <w:b/>
          <w:bCs/>
          <w:i/>
          <w:iCs/>
        </w:rPr>
        <w:tab/>
        <w:t>Simulate a current voltage-curve of an intrinsic</w:t>
      </w:r>
      <w:r w:rsidR="004D65D8" w:rsidRPr="002D6677">
        <w:rPr>
          <w:rFonts w:eastAsiaTheme="minorEastAsia"/>
          <w:b/>
          <w:bCs/>
          <w:i/>
          <w:iCs/>
        </w:rPr>
        <w:t xml:space="preserve"> semiconductor with ohmic contacts, and </w:t>
      </w:r>
      <w:r w:rsidR="00B02624" w:rsidRPr="002D6677">
        <w:rPr>
          <w:rFonts w:eastAsiaTheme="minorEastAsia"/>
          <w:b/>
          <w:bCs/>
          <w:i/>
          <w:iCs/>
        </w:rPr>
        <w:t>measure the conductivity of the semiconductor</w:t>
      </w:r>
    </w:p>
    <w:p w14:paraId="7E15DA81" w14:textId="3575A012" w:rsidR="0012341E" w:rsidRDefault="007371DD" w:rsidP="000F752E">
      <w:pPr>
        <w:spacing w:line="288" w:lineRule="auto"/>
        <w:rPr>
          <w:rFonts w:eastAsiaTheme="minorEastAsia"/>
        </w:rPr>
      </w:pPr>
      <w:r>
        <w:rPr>
          <w:rFonts w:eastAsiaTheme="minorEastAsia"/>
        </w:rPr>
        <w:t>Show</w:t>
      </w:r>
      <w:r w:rsidR="008747F6">
        <w:rPr>
          <w:rFonts w:eastAsiaTheme="minorEastAsia"/>
        </w:rPr>
        <w:t xml:space="preserve"> the </w:t>
      </w:r>
      <w:r w:rsidR="008923C1">
        <w:rPr>
          <w:rFonts w:eastAsiaTheme="minorEastAsia"/>
        </w:rPr>
        <w:t xml:space="preserve">contents of the </w:t>
      </w:r>
      <w:r w:rsidR="000A6288">
        <w:rPr>
          <w:rFonts w:eastAsiaTheme="minorEastAsia"/>
        </w:rPr>
        <w:t>“</w:t>
      </w:r>
      <w:proofErr w:type="spellStart"/>
      <w:r w:rsidR="000A6288">
        <w:rPr>
          <w:rFonts w:eastAsiaTheme="minorEastAsia"/>
        </w:rPr>
        <w:t>PEM</w:t>
      </w:r>
      <w:r w:rsidR="009E01D7">
        <w:rPr>
          <w:rFonts w:eastAsiaTheme="minorEastAsia"/>
        </w:rPr>
        <w:t>_</w:t>
      </w:r>
      <w:r w:rsidR="000A6288">
        <w:rPr>
          <w:rFonts w:eastAsiaTheme="minorEastAsia"/>
        </w:rPr>
        <w:t>workshop</w:t>
      </w:r>
      <w:proofErr w:type="spellEnd"/>
      <w:r w:rsidR="000A6288">
        <w:rPr>
          <w:rFonts w:eastAsiaTheme="minorEastAsia"/>
        </w:rPr>
        <w:t>”</w:t>
      </w:r>
      <w:r w:rsidR="000755E6">
        <w:rPr>
          <w:rFonts w:eastAsiaTheme="minorEastAsia"/>
        </w:rPr>
        <w:t xml:space="preserve"> </w:t>
      </w:r>
      <w:r w:rsidR="008923C1">
        <w:rPr>
          <w:rFonts w:eastAsiaTheme="minorEastAsia"/>
        </w:rPr>
        <w:t xml:space="preserve">folder while remaining in the </w:t>
      </w:r>
      <w:r>
        <w:rPr>
          <w:rFonts w:eastAsiaTheme="minorEastAsia"/>
        </w:rPr>
        <w:t>“Drif</w:t>
      </w:r>
      <w:r w:rsidR="00EC039B">
        <w:rPr>
          <w:rFonts w:eastAsiaTheme="minorEastAsia"/>
        </w:rPr>
        <w:t>tfusion</w:t>
      </w:r>
      <w:r w:rsidR="0C732BB4" w:rsidRPr="5C5818E1">
        <w:rPr>
          <w:rFonts w:eastAsiaTheme="minorEastAsia"/>
        </w:rPr>
        <w:t>-MRes-PEM-device-physics-workshop-2020</w:t>
      </w:r>
      <w:r w:rsidR="00C333FF">
        <w:rPr>
          <w:rFonts w:eastAsiaTheme="minorEastAsia"/>
        </w:rPr>
        <w:t xml:space="preserve">” folder (use </w:t>
      </w:r>
      <w:r w:rsidR="000755E6">
        <w:rPr>
          <w:rFonts w:eastAsiaTheme="minorEastAsia"/>
        </w:rPr>
        <w:t>a single click</w:t>
      </w:r>
      <w:r w:rsidR="7989C59E" w:rsidRPr="339D4929">
        <w:rPr>
          <w:rFonts w:eastAsiaTheme="minorEastAsia"/>
        </w:rPr>
        <w:t xml:space="preserve"> on the triangle</w:t>
      </w:r>
      <w:r w:rsidR="006756AE">
        <w:rPr>
          <w:rFonts w:eastAsiaTheme="minorEastAsia"/>
        </w:rPr>
        <w:t xml:space="preserve"> on the left of the folder symbol</w:t>
      </w:r>
      <w:r w:rsidR="00C333FF">
        <w:rPr>
          <w:rFonts w:eastAsiaTheme="minorEastAsia"/>
        </w:rPr>
        <w:t>)</w:t>
      </w:r>
      <w:r w:rsidR="00E67431">
        <w:rPr>
          <w:rFonts w:eastAsiaTheme="minorEastAsia"/>
        </w:rPr>
        <w:t>, then open the script “</w:t>
      </w:r>
      <w:proofErr w:type="spellStart"/>
      <w:r w:rsidR="008665A6">
        <w:rPr>
          <w:rFonts w:eastAsiaTheme="minorEastAsia"/>
        </w:rPr>
        <w:t>PEM_workshop</w:t>
      </w:r>
      <w:r w:rsidR="00BD0DF1">
        <w:rPr>
          <w:rFonts w:eastAsiaTheme="minorEastAsia"/>
        </w:rPr>
        <w:t>_script.m</w:t>
      </w:r>
      <w:proofErr w:type="spellEnd"/>
      <w:r w:rsidR="00BD0DF1">
        <w:rPr>
          <w:rFonts w:eastAsiaTheme="minorEastAsia"/>
        </w:rPr>
        <w:t>”</w:t>
      </w:r>
      <w:r w:rsidR="008600CE">
        <w:rPr>
          <w:rFonts w:eastAsiaTheme="minorEastAsia"/>
        </w:rPr>
        <w:t xml:space="preserve"> in the MATLAB editor.</w:t>
      </w:r>
    </w:p>
    <w:p w14:paraId="605438C2" w14:textId="174D15A5" w:rsidR="00C444E2" w:rsidRPr="003857E5" w:rsidRDefault="00C444E2" w:rsidP="000F752E">
      <w:pPr>
        <w:spacing w:line="288" w:lineRule="auto"/>
        <w:rPr>
          <w:rFonts w:eastAsiaTheme="minorEastAsia"/>
        </w:rPr>
      </w:pPr>
      <w:r>
        <w:rPr>
          <w:rFonts w:eastAsiaTheme="minorEastAsia"/>
        </w:rPr>
        <w:lastRenderedPageBreak/>
        <w:t xml:space="preserve">You now need to </w:t>
      </w:r>
      <w:r w:rsidR="001615D3">
        <w:rPr>
          <w:rFonts w:eastAsiaTheme="minorEastAsia"/>
        </w:rPr>
        <w:t xml:space="preserve">edit the script so that it will load in the appropriate set of parameters </w:t>
      </w:r>
      <w:r w:rsidR="001830FF">
        <w:rPr>
          <w:rFonts w:eastAsiaTheme="minorEastAsia"/>
        </w:rPr>
        <w:t xml:space="preserve">for the </w:t>
      </w:r>
      <w:r w:rsidR="001830FF" w:rsidRPr="003857E5">
        <w:rPr>
          <w:rFonts w:eastAsiaTheme="minorEastAsia"/>
        </w:rPr>
        <w:t>device in this exercise</w:t>
      </w:r>
      <w:r w:rsidR="000017CC" w:rsidRPr="003857E5">
        <w:rPr>
          <w:rFonts w:eastAsiaTheme="minorEastAsia"/>
        </w:rPr>
        <w:t xml:space="preserve">. This can be done by setting the variable </w:t>
      </w:r>
      <w:proofErr w:type="spellStart"/>
      <w:r w:rsidR="003857E5" w:rsidRPr="02CCCB96">
        <w:rPr>
          <w:rFonts w:ascii="Courier New" w:eastAsia="Courier New" w:hAnsi="Courier New" w:cs="Courier New"/>
        </w:rPr>
        <w:t>params_filepath</w:t>
      </w:r>
      <w:proofErr w:type="spellEnd"/>
      <w:r w:rsidR="003857E5" w:rsidRPr="003857E5">
        <w:rPr>
          <w:rFonts w:eastAsiaTheme="minorEastAsia"/>
        </w:rPr>
        <w:t xml:space="preserve"> </w:t>
      </w:r>
      <w:r w:rsidR="02D5F30F" w:rsidRPr="7AE5C970">
        <w:rPr>
          <w:rFonts w:eastAsiaTheme="minorEastAsia"/>
        </w:rPr>
        <w:t xml:space="preserve">in the script </w:t>
      </w:r>
      <w:r w:rsidR="003857E5" w:rsidRPr="7AE5C970">
        <w:rPr>
          <w:rFonts w:eastAsiaTheme="minorEastAsia"/>
        </w:rPr>
        <w:t>to:</w:t>
      </w:r>
    </w:p>
    <w:p w14:paraId="1A438105" w14:textId="35744A6E" w:rsidR="009B13D5" w:rsidRPr="009B13D5" w:rsidRDefault="003857E5" w:rsidP="009B13D5">
      <w:pPr>
        <w:spacing w:after="0" w:line="240" w:lineRule="auto"/>
        <w:rPr>
          <w:rFonts w:ascii="Courier New" w:hAnsi="Courier New" w:cs="Courier New"/>
          <w:color w:val="000000" w:themeColor="text1"/>
        </w:rPr>
      </w:pPr>
      <w:proofErr w:type="spellStart"/>
      <w:r w:rsidRPr="5E8EAD50">
        <w:rPr>
          <w:rFonts w:ascii="Courier" w:eastAsia="Courier" w:hAnsi="Courier" w:cs="Courier"/>
          <w:color w:val="000000" w:themeColor="text1"/>
          <w:sz w:val="20"/>
          <w:szCs w:val="20"/>
        </w:rPr>
        <w:t>params_filepath</w:t>
      </w:r>
      <w:proofErr w:type="spellEnd"/>
      <w:r w:rsidRPr="5E8EAD50">
        <w:rPr>
          <w:rFonts w:ascii="Courier" w:eastAsia="Courier" w:hAnsi="Courier" w:cs="Courier"/>
          <w:color w:val="000000" w:themeColor="text1"/>
          <w:sz w:val="20"/>
          <w:szCs w:val="20"/>
        </w:rPr>
        <w:t xml:space="preserve"> =</w:t>
      </w:r>
      <w:r w:rsidRPr="5E8EAD50">
        <w:rPr>
          <w:rFonts w:ascii="Courier" w:eastAsia="Courier" w:hAnsi="Courier" w:cs="Courier"/>
          <w:color w:val="A020F0"/>
          <w:sz w:val="20"/>
          <w:szCs w:val="20"/>
        </w:rPr>
        <w:t>'./</w:t>
      </w:r>
      <w:proofErr w:type="spellStart"/>
      <w:r w:rsidRPr="5E8EAD50">
        <w:rPr>
          <w:rFonts w:ascii="Courier" w:eastAsia="Courier" w:hAnsi="Courier" w:cs="Courier"/>
          <w:color w:val="A020F0"/>
          <w:sz w:val="20"/>
          <w:szCs w:val="20"/>
        </w:rPr>
        <w:t>CPE_workshop_Input_files</w:t>
      </w:r>
      <w:proofErr w:type="spellEnd"/>
      <w:r w:rsidRPr="5E8EAD50">
        <w:rPr>
          <w:rFonts w:ascii="Courier" w:eastAsia="Courier" w:hAnsi="Courier" w:cs="Courier"/>
          <w:color w:val="A020F0"/>
          <w:sz w:val="20"/>
          <w:szCs w:val="20"/>
        </w:rPr>
        <w:t>/intrinsic_ohmic.csv'</w:t>
      </w:r>
      <w:r w:rsidRPr="5E8EAD50">
        <w:rPr>
          <w:rFonts w:ascii="Courier" w:eastAsia="Courier" w:hAnsi="Courier" w:cs="Courier"/>
          <w:color w:val="000000" w:themeColor="text1"/>
          <w:sz w:val="20"/>
          <w:szCs w:val="20"/>
        </w:rPr>
        <w:t xml:space="preserve">;   </w:t>
      </w:r>
    </w:p>
    <w:p w14:paraId="1B02FC91" w14:textId="35744A6E" w:rsidR="6A1CE2AB" w:rsidRDefault="3854890F" w:rsidP="586300FA">
      <w:pPr>
        <w:spacing w:after="0" w:line="240" w:lineRule="auto"/>
        <w:rPr>
          <w:rFonts w:ascii="Courier" w:eastAsia="Courier" w:hAnsi="Courier" w:cs="Courier"/>
          <w:color w:val="25992D"/>
          <w:sz w:val="20"/>
          <w:szCs w:val="20"/>
        </w:rPr>
      </w:pPr>
      <w:r w:rsidRPr="5E8EAD50">
        <w:rPr>
          <w:rFonts w:ascii="Courier" w:eastAsia="Courier" w:hAnsi="Courier" w:cs="Courier"/>
          <w:color w:val="25992D"/>
          <w:sz w:val="20"/>
          <w:szCs w:val="20"/>
        </w:rPr>
        <w:t xml:space="preserve">% </w:t>
      </w:r>
      <w:proofErr w:type="spellStart"/>
      <w:r w:rsidRPr="5E8EAD50">
        <w:rPr>
          <w:rFonts w:ascii="Courier" w:eastAsia="Courier" w:hAnsi="Courier" w:cs="Courier"/>
          <w:color w:val="25992D"/>
          <w:sz w:val="20"/>
          <w:szCs w:val="20"/>
        </w:rPr>
        <w:t>Filepath</w:t>
      </w:r>
      <w:proofErr w:type="spellEnd"/>
      <w:r w:rsidRPr="5E8EAD50">
        <w:rPr>
          <w:rFonts w:ascii="Courier" w:eastAsia="Courier" w:hAnsi="Courier" w:cs="Courier"/>
          <w:color w:val="25992D"/>
          <w:sz w:val="20"/>
          <w:szCs w:val="20"/>
        </w:rPr>
        <w:t xml:space="preserve"> to the parameters file</w:t>
      </w:r>
    </w:p>
    <w:p w14:paraId="183A9455" w14:textId="0C579E4C" w:rsidR="6A1CE2AB" w:rsidRDefault="6A1CE2AB" w:rsidP="586300FA">
      <w:pPr>
        <w:spacing w:after="0" w:line="240" w:lineRule="auto"/>
        <w:rPr>
          <w:rFonts w:ascii="Courier New" w:hAnsi="Courier New" w:cs="Courier New"/>
          <w:color w:val="000000" w:themeColor="text1"/>
        </w:rPr>
      </w:pPr>
    </w:p>
    <w:p w14:paraId="64F8D8B1" w14:textId="13E03AEB" w:rsidR="00C87607" w:rsidRDefault="00C87607" w:rsidP="000F752E">
      <w:pPr>
        <w:spacing w:line="288" w:lineRule="auto"/>
        <w:rPr>
          <w:rFonts w:eastAsiaTheme="minorEastAsia"/>
        </w:rPr>
      </w:pPr>
      <w:r>
        <w:rPr>
          <w:rFonts w:eastAsiaTheme="minorEastAsia"/>
        </w:rPr>
        <w:t>This tells the software where to find the parameters for the device we wish to simulate</w:t>
      </w:r>
      <w:r w:rsidR="1126A39E" w:rsidRPr="586300FA">
        <w:rPr>
          <w:rFonts w:eastAsiaTheme="minorEastAsia"/>
        </w:rPr>
        <w:t>. The key device parameters</w:t>
      </w:r>
      <w:r w:rsidR="00965BFF">
        <w:rPr>
          <w:rFonts w:eastAsiaTheme="minorEastAsia"/>
        </w:rPr>
        <w:t xml:space="preserve"> are stored in</w:t>
      </w:r>
      <w:r w:rsidR="00FB4D20">
        <w:rPr>
          <w:rFonts w:eastAsiaTheme="minorEastAsia"/>
        </w:rPr>
        <w:t xml:space="preserve"> a comma separated variable (.csv) file </w:t>
      </w:r>
      <w:r w:rsidR="0AD9CEE0" w:rsidRPr="586300FA">
        <w:rPr>
          <w:rFonts w:eastAsiaTheme="minorEastAsia"/>
        </w:rPr>
        <w:t>with</w:t>
      </w:r>
      <w:r w:rsidR="002515F9" w:rsidRPr="586300FA">
        <w:rPr>
          <w:rFonts w:eastAsiaTheme="minorEastAsia"/>
        </w:rPr>
        <w:t>in</w:t>
      </w:r>
      <w:r w:rsidR="002515F9">
        <w:rPr>
          <w:rFonts w:eastAsiaTheme="minorEastAsia"/>
        </w:rPr>
        <w:t xml:space="preserve"> the </w:t>
      </w:r>
      <w:r w:rsidR="0966898F" w:rsidRPr="586300FA">
        <w:rPr>
          <w:rFonts w:eastAsiaTheme="minorEastAsia"/>
        </w:rPr>
        <w:t>“</w:t>
      </w:r>
      <w:proofErr w:type="spellStart"/>
      <w:r w:rsidR="002515F9">
        <w:rPr>
          <w:rFonts w:eastAsiaTheme="minorEastAsia"/>
        </w:rPr>
        <w:t>CPE_workshop_Input_files</w:t>
      </w:r>
      <w:proofErr w:type="spellEnd"/>
      <w:r w:rsidR="618E3022" w:rsidRPr="586300FA">
        <w:rPr>
          <w:rFonts w:eastAsiaTheme="minorEastAsia"/>
        </w:rPr>
        <w:t>”</w:t>
      </w:r>
      <w:r w:rsidR="002515F9">
        <w:rPr>
          <w:rFonts w:eastAsiaTheme="minorEastAsia"/>
        </w:rPr>
        <w:t xml:space="preserve"> folder.</w:t>
      </w:r>
    </w:p>
    <w:p w14:paraId="348D3EED" w14:textId="4498C07C" w:rsidR="003857E5" w:rsidRPr="0012341E" w:rsidRDefault="00036F93" w:rsidP="000F752E">
      <w:pPr>
        <w:spacing w:line="288" w:lineRule="auto"/>
        <w:rPr>
          <w:rFonts w:eastAsiaTheme="minorEastAsia"/>
        </w:rPr>
      </w:pPr>
      <w:r>
        <w:rPr>
          <w:rFonts w:eastAsiaTheme="minorEastAsia"/>
        </w:rPr>
        <w:t>(</w:t>
      </w:r>
      <w:r w:rsidR="005B6D49">
        <w:rPr>
          <w:rFonts w:eastAsiaTheme="minorEastAsia"/>
        </w:rPr>
        <w:t>In MATLAB the “%” symbol indicates that a</w:t>
      </w:r>
      <w:r w:rsidR="00D23DCD">
        <w:rPr>
          <w:rFonts w:eastAsiaTheme="minorEastAsia"/>
        </w:rPr>
        <w:t xml:space="preserve">ny text to </w:t>
      </w:r>
      <w:r w:rsidR="008103C0">
        <w:rPr>
          <w:rFonts w:eastAsiaTheme="minorEastAsia"/>
        </w:rPr>
        <w:t>its right is a comment</w:t>
      </w:r>
      <w:r w:rsidR="00057B20">
        <w:rPr>
          <w:rFonts w:eastAsiaTheme="minorEastAsia"/>
        </w:rPr>
        <w:t>, if you wish to remove a line of code from the script it can be better to add a “%” in front of the line</w:t>
      </w:r>
      <w:r w:rsidR="464AECBD" w:rsidRPr="7AE5C970">
        <w:rPr>
          <w:rFonts w:eastAsiaTheme="minorEastAsia"/>
        </w:rPr>
        <w:t xml:space="preserve"> than deleting the line entirely</w:t>
      </w:r>
      <w:r>
        <w:rPr>
          <w:rFonts w:eastAsiaTheme="minorEastAsia"/>
        </w:rPr>
        <w:t>.)</w:t>
      </w:r>
    </w:p>
    <w:p w14:paraId="7DFEA4FA" w14:textId="1138D8EE" w:rsidR="008D2806" w:rsidRDefault="00715863" w:rsidP="000F752E">
      <w:pPr>
        <w:spacing w:line="288" w:lineRule="auto"/>
      </w:pPr>
      <w:r>
        <w:t xml:space="preserve">You can </w:t>
      </w:r>
      <w:r w:rsidR="00C05D8B">
        <w:t>view and edit</w:t>
      </w:r>
      <w:r>
        <w:t xml:space="preserve"> the </w:t>
      </w:r>
      <w:r w:rsidR="00C87607">
        <w:t>values of the device parameters in the input</w:t>
      </w:r>
      <w:r w:rsidR="00794EA7">
        <w:t xml:space="preserve"> file by </w:t>
      </w:r>
      <w:r w:rsidR="00C05D8B">
        <w:t>opening it in a spreadsheet</w:t>
      </w:r>
      <w:r w:rsidR="00B46A90">
        <w:t xml:space="preserve"> – the meaning of the different values are given in </w:t>
      </w:r>
      <w:r w:rsidR="000C5D03">
        <w:t>Appendix 1.</w:t>
      </w:r>
    </w:p>
    <w:p w14:paraId="2F3A860B" w14:textId="7A3FA9A8" w:rsidR="00023F10" w:rsidRDefault="008D2806" w:rsidP="000F752E">
      <w:pPr>
        <w:spacing w:line="288" w:lineRule="auto"/>
      </w:pPr>
      <w:r>
        <w:t xml:space="preserve">Make sure the </w:t>
      </w:r>
      <w:r w:rsidR="2407B298">
        <w:t>“</w:t>
      </w:r>
      <w:r>
        <w:t>light intensity</w:t>
      </w:r>
      <w:r w:rsidR="042A2E08">
        <w:t>”</w:t>
      </w:r>
      <w:r>
        <w:t xml:space="preserve"> variable</w:t>
      </w:r>
      <w:r w:rsidR="002D7FAD">
        <w:t xml:space="preserve"> in the script</w:t>
      </w:r>
      <w:r w:rsidR="00773FCD">
        <w:t xml:space="preserve"> is zero</w:t>
      </w:r>
      <w:r w:rsidR="00896D03">
        <w:t>. T</w:t>
      </w:r>
      <w:r w:rsidR="002D7FAD">
        <w:t xml:space="preserve">his </w:t>
      </w:r>
      <w:r w:rsidR="00896D03">
        <w:t>defines</w:t>
      </w:r>
      <w:r w:rsidR="002D7FAD">
        <w:t xml:space="preserve"> the number of sun equivalents</w:t>
      </w:r>
      <w:r w:rsidR="00773FCD">
        <w:t xml:space="preserve"> shining on the sample,</w:t>
      </w:r>
      <w:r w:rsidR="00896D03">
        <w:t xml:space="preserve"> and</w:t>
      </w:r>
      <w:r w:rsidR="00773FCD">
        <w:t xml:space="preserve"> here we want dark conditions</w:t>
      </w:r>
      <w:r w:rsidR="002D7FAD">
        <w:t>:</w:t>
      </w:r>
    </w:p>
    <w:p w14:paraId="1CAB156B" w14:textId="4A80042F" w:rsidR="00C454B1" w:rsidRDefault="00A4626A" w:rsidP="43A3CF41">
      <w:pPr>
        <w:spacing w:after="0" w:line="240" w:lineRule="auto"/>
      </w:pPr>
      <w:proofErr w:type="spellStart"/>
      <w:r w:rsidRPr="43A3CF41">
        <w:rPr>
          <w:rFonts w:ascii="Courier New" w:hAnsi="Courier New" w:cs="Courier New"/>
          <w:color w:val="000000" w:themeColor="text1"/>
        </w:rPr>
        <w:t>light_intensities</w:t>
      </w:r>
      <w:proofErr w:type="spellEnd"/>
      <w:r w:rsidR="00023F10" w:rsidRPr="43A3CF41">
        <w:rPr>
          <w:rFonts w:ascii="Courier New" w:hAnsi="Courier New" w:cs="Courier New"/>
          <w:color w:val="000000" w:themeColor="text1"/>
        </w:rPr>
        <w:t xml:space="preserve"> = 0;</w:t>
      </w:r>
    </w:p>
    <w:p w14:paraId="2A8C968D" w14:textId="0BFADF42" w:rsidR="00B45F62" w:rsidRDefault="00B45F62" w:rsidP="43A3CF41">
      <w:pPr>
        <w:spacing w:after="0" w:line="240" w:lineRule="auto"/>
        <w:rPr>
          <w:rFonts w:ascii="Courier New" w:hAnsi="Courier New" w:cs="Courier New"/>
          <w:color w:val="000000" w:themeColor="text1"/>
        </w:rPr>
      </w:pPr>
    </w:p>
    <w:p w14:paraId="48A77FD4" w14:textId="78CD2206" w:rsidR="0043262D" w:rsidRDefault="00D13EBA" w:rsidP="43A3CF41">
      <w:pPr>
        <w:spacing w:after="0" w:line="240" w:lineRule="auto"/>
        <w:rPr>
          <w:noProof/>
        </w:rPr>
      </w:pPr>
      <w:r>
        <w:t>Run the script by clicking on the green “run” arrow</w:t>
      </w:r>
      <w:r w:rsidR="1E7551FA">
        <w:t>:</w:t>
      </w:r>
      <w:r w:rsidR="000C1CCD" w:rsidRPr="000C1CCD">
        <w:rPr>
          <w:noProof/>
        </w:rPr>
        <w:t xml:space="preserve"> </w:t>
      </w:r>
      <w:r w:rsidR="000C1CCD">
        <w:rPr>
          <w:noProof/>
          <w:lang w:val="en-US"/>
        </w:rPr>
        <w:drawing>
          <wp:inline distT="0" distB="0" distL="0" distR="0" wp14:anchorId="54DB16D6" wp14:editId="0BD257B6">
            <wp:extent cx="331113" cy="5282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31113" cy="528204"/>
                    </a:xfrm>
                    <a:prstGeom prst="rect">
                      <a:avLst/>
                    </a:prstGeom>
                  </pic:spPr>
                </pic:pic>
              </a:graphicData>
            </a:graphic>
          </wp:inline>
        </w:drawing>
      </w:r>
      <w:r w:rsidR="000C1CCD">
        <w:rPr>
          <w:noProof/>
        </w:rPr>
        <w:t>.</w:t>
      </w:r>
    </w:p>
    <w:p w14:paraId="07F84835" w14:textId="1A81968F" w:rsidR="7AE5C970" w:rsidRDefault="7AE5C970" w:rsidP="7AE5C970">
      <w:pPr>
        <w:spacing w:after="0" w:line="240" w:lineRule="auto"/>
        <w:rPr>
          <w:noProof/>
        </w:rPr>
      </w:pPr>
    </w:p>
    <w:p w14:paraId="0D8C0F67" w14:textId="497BB9A1" w:rsidR="00B52C55" w:rsidRDefault="00B52C55" w:rsidP="7AE5C970">
      <w:pPr>
        <w:spacing w:line="288" w:lineRule="auto"/>
        <w:rPr>
          <w:noProof/>
        </w:rPr>
      </w:pPr>
      <w:r w:rsidRPr="7AE5C970">
        <w:rPr>
          <w:noProof/>
        </w:rPr>
        <w:t>This will calculate a solution for a current</w:t>
      </w:r>
      <w:r w:rsidR="00BB51A8" w:rsidRPr="7AE5C970">
        <w:rPr>
          <w:noProof/>
        </w:rPr>
        <w:t xml:space="preserve"> density </w:t>
      </w:r>
      <w:r w:rsidR="00BB51A8" w:rsidRPr="7AE5C970">
        <w:rPr>
          <w:i/>
          <w:iCs/>
          <w:noProof/>
        </w:rPr>
        <w:t>vs</w:t>
      </w:r>
      <w:r w:rsidRPr="7AE5C970">
        <w:rPr>
          <w:noProof/>
        </w:rPr>
        <w:t xml:space="preserve"> voltage sweep</w:t>
      </w:r>
      <w:r w:rsidR="00464F9E" w:rsidRPr="7AE5C970">
        <w:rPr>
          <w:noProof/>
        </w:rPr>
        <w:t>, and then plot figures showing</w:t>
      </w:r>
      <w:r w:rsidR="00BF56E2" w:rsidRPr="7AE5C970">
        <w:rPr>
          <w:noProof/>
        </w:rPr>
        <w:t xml:space="preserve"> </w:t>
      </w:r>
      <w:r w:rsidR="00EC5ABC" w:rsidRPr="7AE5C970">
        <w:rPr>
          <w:noProof/>
        </w:rPr>
        <w:t xml:space="preserve">the free electron and hole concentrations, </w:t>
      </w:r>
      <w:r w:rsidR="00F24243" w:rsidRPr="7AE5C970">
        <w:rPr>
          <w:noProof/>
        </w:rPr>
        <w:t xml:space="preserve">the equilibrium energy level diagram, </w:t>
      </w:r>
      <w:r w:rsidR="00EC5ABC" w:rsidRPr="7AE5C970">
        <w:rPr>
          <w:noProof/>
        </w:rPr>
        <w:t>as well as another figure showing the current density</w:t>
      </w:r>
      <w:r w:rsidR="035A2531" w:rsidRPr="7AE5C970">
        <w:rPr>
          <w:noProof/>
        </w:rPr>
        <w:t xml:space="preserve"> vs applied voltage</w:t>
      </w:r>
      <w:r w:rsidR="00CD54B6" w:rsidRPr="7AE5C970">
        <w:rPr>
          <w:noProof/>
        </w:rPr>
        <w:t>.</w:t>
      </w:r>
      <w:r w:rsidR="00896D03">
        <w:rPr>
          <w:noProof/>
        </w:rPr>
        <w:t xml:space="preserve"> Note that the metal contacts are simulated using the boundary conditions of the equations and hence only the semiconductor region is visualised in the plots. In this case the metals are assumed to have fixed workfunctions at the same level of the Fermi levels of the semiconductor. In later exercises we shall investigate the effects of offsetting the metal workfunctions from that of the semiconductor.</w:t>
      </w:r>
    </w:p>
    <w:p w14:paraId="0E009CB5" w14:textId="63025C85" w:rsidR="002D6677" w:rsidRDefault="002D6677" w:rsidP="000F752E">
      <w:pPr>
        <w:spacing w:line="288" w:lineRule="auto"/>
        <w:rPr>
          <w:i/>
          <w:iCs/>
          <w:noProof/>
        </w:rPr>
      </w:pPr>
      <w:r>
        <w:rPr>
          <w:i/>
          <w:iCs/>
          <w:noProof/>
        </w:rPr>
        <w:t xml:space="preserve">Use the </w:t>
      </w:r>
      <w:r w:rsidR="008C7C50">
        <w:rPr>
          <w:i/>
          <w:iCs/>
          <w:noProof/>
        </w:rPr>
        <w:t xml:space="preserve">current density vs voltage plot to find the </w:t>
      </w:r>
      <w:r w:rsidR="00D27D24">
        <w:rPr>
          <w:i/>
          <w:iCs/>
          <w:noProof/>
        </w:rPr>
        <w:t xml:space="preserve">areal specific </w:t>
      </w:r>
      <w:r w:rsidR="008C7C50">
        <w:rPr>
          <w:i/>
          <w:iCs/>
          <w:noProof/>
        </w:rPr>
        <w:t>reisitance of the semiconductor</w:t>
      </w:r>
      <w:r w:rsidR="00D27D24">
        <w:rPr>
          <w:i/>
          <w:iCs/>
          <w:noProof/>
        </w:rPr>
        <w:t xml:space="preserve"> (the resistance mul</w:t>
      </w:r>
      <w:r w:rsidR="00516180">
        <w:rPr>
          <w:i/>
          <w:iCs/>
          <w:noProof/>
        </w:rPr>
        <w:t>tiplied by area</w:t>
      </w:r>
      <w:r w:rsidR="00317D4E">
        <w:rPr>
          <w:i/>
          <w:iCs/>
          <w:noProof/>
        </w:rPr>
        <w:t xml:space="preserve"> (R A)</w:t>
      </w:r>
      <w:r w:rsidR="00516180">
        <w:rPr>
          <w:i/>
          <w:iCs/>
          <w:noProof/>
        </w:rPr>
        <w:t xml:space="preserve">, with units  </w:t>
      </w:r>
      <m:oMath>
        <m:r>
          <m:rPr>
            <m:sty m:val="p"/>
          </m:rPr>
          <w:rPr>
            <w:rFonts w:ascii="Cambria Math" w:hAnsi="Cambria Math"/>
            <w:noProof/>
          </w:rPr>
          <m:t>Ω</m:t>
        </m:r>
        <m:r>
          <w:rPr>
            <w:rFonts w:ascii="Cambria Math" w:hAnsi="Cambria Math"/>
            <w:noProof/>
          </w:rPr>
          <m:t>c</m:t>
        </m:r>
        <m:sSup>
          <m:sSupPr>
            <m:ctrlPr>
              <w:rPr>
                <w:rFonts w:ascii="Cambria Math" w:hAnsi="Cambria Math"/>
                <w:i/>
                <w:iCs/>
                <w:noProof/>
              </w:rPr>
            </m:ctrlPr>
          </m:sSupPr>
          <m:e>
            <m:r>
              <w:rPr>
                <w:rFonts w:ascii="Cambria Math" w:hAnsi="Cambria Math"/>
                <w:noProof/>
              </w:rPr>
              <m:t>m</m:t>
            </m:r>
          </m:e>
          <m:sup>
            <m:r>
              <w:rPr>
                <w:rFonts w:ascii="Cambria Math" w:hAnsi="Cambria Math"/>
                <w:noProof/>
              </w:rPr>
              <m:t>2</m:t>
            </m:r>
          </m:sup>
        </m:sSup>
      </m:oMath>
      <w:r w:rsidR="00AE1EB8" w:rsidRPr="7AE5C970">
        <w:rPr>
          <w:i/>
          <w:iCs/>
          <w:noProof/>
        </w:rPr>
        <w:t>)</w:t>
      </w:r>
      <w:r w:rsidR="588E2EA2" w:rsidRPr="7AE5C970">
        <w:rPr>
          <w:i/>
          <w:iCs/>
          <w:noProof/>
        </w:rPr>
        <w:t xml:space="preserve"> using Ohms law (V = IR so that </w:t>
      </w:r>
      <w:r w:rsidR="406B0200" w:rsidRPr="7AE5C970">
        <w:rPr>
          <w:i/>
          <w:iCs/>
          <w:noProof/>
        </w:rPr>
        <w:t>V/J = R</w:t>
      </w:r>
      <w:r w:rsidR="64C8F02E" w:rsidRPr="7AE5C970">
        <w:rPr>
          <w:i/>
          <w:iCs/>
          <w:noProof/>
        </w:rPr>
        <w:t xml:space="preserve"> A where J is the current density and A the</w:t>
      </w:r>
      <w:r w:rsidR="67865629" w:rsidRPr="7AE5C970">
        <w:rPr>
          <w:i/>
          <w:iCs/>
          <w:noProof/>
        </w:rPr>
        <w:t xml:space="preserve"> contact</w:t>
      </w:r>
      <w:r w:rsidR="64C8F02E" w:rsidRPr="7AE5C970">
        <w:rPr>
          <w:i/>
          <w:iCs/>
          <w:noProof/>
        </w:rPr>
        <w:t xml:space="preserve"> area)</w:t>
      </w:r>
      <w:r w:rsidR="00AE1EB8" w:rsidRPr="7AE5C970">
        <w:rPr>
          <w:i/>
          <w:iCs/>
          <w:noProof/>
        </w:rPr>
        <w:t>.</w:t>
      </w:r>
    </w:p>
    <w:p w14:paraId="1F19396F" w14:textId="6DA8C13A" w:rsidR="00AE1EB8" w:rsidRDefault="00AE1EB8" w:rsidP="000F752E">
      <w:pPr>
        <w:spacing w:line="288" w:lineRule="auto"/>
        <w:rPr>
          <w:i/>
          <w:iCs/>
          <w:noProof/>
        </w:rPr>
      </w:pPr>
      <w:r>
        <w:rPr>
          <w:i/>
          <w:iCs/>
          <w:noProof/>
        </w:rPr>
        <w:t xml:space="preserve">Use the </w:t>
      </w:r>
      <w:r w:rsidR="009B13D5">
        <w:rPr>
          <w:i/>
          <w:iCs/>
          <w:noProof/>
        </w:rPr>
        <w:t xml:space="preserve">values of the </w:t>
      </w:r>
      <w:r>
        <w:rPr>
          <w:i/>
          <w:iCs/>
          <w:noProof/>
        </w:rPr>
        <w:t>variables in the parameters file</w:t>
      </w:r>
      <w:r w:rsidR="009B13D5">
        <w:rPr>
          <w:i/>
          <w:iCs/>
          <w:noProof/>
        </w:rPr>
        <w:t xml:space="preserve"> to </w:t>
      </w:r>
      <w:r w:rsidR="00733A76">
        <w:rPr>
          <w:i/>
          <w:iCs/>
          <w:noProof/>
        </w:rPr>
        <w:t>find</w:t>
      </w:r>
      <w:r w:rsidR="0008207E">
        <w:rPr>
          <w:i/>
          <w:iCs/>
          <w:noProof/>
        </w:rPr>
        <w:t xml:space="preserve"> t</w:t>
      </w:r>
      <w:r w:rsidR="00733A76">
        <w:rPr>
          <w:i/>
          <w:iCs/>
          <w:noProof/>
        </w:rPr>
        <w:t xml:space="preserve">he semiconductor thickness, and thus </w:t>
      </w:r>
      <w:r w:rsidR="20CD4AD9" w:rsidRPr="7AE5C970">
        <w:rPr>
          <w:i/>
          <w:iCs/>
          <w:noProof/>
        </w:rPr>
        <w:t>find</w:t>
      </w:r>
      <w:r w:rsidR="00733A76" w:rsidRPr="7AE5C970">
        <w:rPr>
          <w:i/>
          <w:iCs/>
          <w:noProof/>
        </w:rPr>
        <w:t xml:space="preserve"> </w:t>
      </w:r>
      <w:r w:rsidR="00733A76">
        <w:rPr>
          <w:i/>
          <w:iCs/>
          <w:noProof/>
        </w:rPr>
        <w:t xml:space="preserve">the </w:t>
      </w:r>
      <w:r w:rsidR="0008207E">
        <w:rPr>
          <w:i/>
          <w:iCs/>
          <w:noProof/>
        </w:rPr>
        <w:t>“measured” conductivity of the semiconductor.</w:t>
      </w:r>
    </w:p>
    <w:p w14:paraId="4CBB81CF" w14:textId="4579202A" w:rsidR="0008207E" w:rsidRDefault="00D8699D" w:rsidP="000F752E">
      <w:pPr>
        <w:spacing w:line="288" w:lineRule="auto"/>
        <w:rPr>
          <w:i/>
          <w:iCs/>
          <w:noProof/>
        </w:rPr>
      </w:pPr>
      <w:r>
        <w:rPr>
          <w:i/>
          <w:iCs/>
          <w:noProof/>
        </w:rPr>
        <w:t>Now calculate the conductivity you expect given the input parameters to the simulation</w:t>
      </w:r>
      <w:r w:rsidR="00015E08">
        <w:rPr>
          <w:i/>
          <w:iCs/>
          <w:noProof/>
        </w:rPr>
        <w:t>. A</w:t>
      </w:r>
      <w:r w:rsidR="0DD38FA4" w:rsidRPr="7AE5C970">
        <w:rPr>
          <w:i/>
          <w:iCs/>
          <w:noProof/>
        </w:rPr>
        <w:t>gain, you will need to look in the input parameters .csv file and use the table in Appendix 1 to find the meaning of the symbols</w:t>
      </w:r>
      <w:r w:rsidRPr="7AE5C970">
        <w:rPr>
          <w:i/>
          <w:iCs/>
          <w:noProof/>
        </w:rPr>
        <w:t>.</w:t>
      </w:r>
      <w:r>
        <w:rPr>
          <w:i/>
          <w:iCs/>
          <w:noProof/>
        </w:rPr>
        <w:t xml:space="preserve"> How</w:t>
      </w:r>
      <w:r w:rsidR="0008207E">
        <w:rPr>
          <w:i/>
          <w:iCs/>
          <w:noProof/>
        </w:rPr>
        <w:t xml:space="preserve"> does this compare to the </w:t>
      </w:r>
      <w:r w:rsidR="009B6521">
        <w:rPr>
          <w:i/>
          <w:iCs/>
          <w:noProof/>
        </w:rPr>
        <w:t>measured conductivity</w:t>
      </w:r>
      <w:r w:rsidR="00BC52AC">
        <w:rPr>
          <w:i/>
          <w:iCs/>
          <w:noProof/>
        </w:rPr>
        <w:t>?</w:t>
      </w:r>
    </w:p>
    <w:p w14:paraId="30647A28" w14:textId="148E82C7" w:rsidR="008C7C50" w:rsidRPr="00C35E2A" w:rsidRDefault="00C35E2A" w:rsidP="000F752E">
      <w:pPr>
        <w:spacing w:line="288" w:lineRule="auto"/>
        <w:rPr>
          <w:b/>
          <w:bCs/>
          <w:i/>
          <w:iCs/>
        </w:rPr>
      </w:pPr>
      <w:r>
        <w:rPr>
          <w:b/>
          <w:bCs/>
          <w:i/>
          <w:iCs/>
        </w:rPr>
        <w:t>Optional exercise 1</w:t>
      </w:r>
      <w:r w:rsidR="64D0208C" w:rsidRPr="7AE5C970">
        <w:rPr>
          <w:b/>
          <w:bCs/>
          <w:i/>
          <w:iCs/>
        </w:rPr>
        <w:t>b</w:t>
      </w:r>
      <w:r w:rsidR="00D62B6E">
        <w:rPr>
          <w:b/>
          <w:bCs/>
          <w:i/>
          <w:iCs/>
        </w:rPr>
        <w:t>.</w:t>
      </w:r>
      <w:r w:rsidR="00D62B6E">
        <w:rPr>
          <w:b/>
          <w:bCs/>
          <w:i/>
          <w:iCs/>
        </w:rPr>
        <w:tab/>
      </w:r>
      <w:r w:rsidR="008F4DAB">
        <w:rPr>
          <w:b/>
          <w:bCs/>
          <w:i/>
          <w:iCs/>
        </w:rPr>
        <w:t>Behaviour under light</w:t>
      </w:r>
    </w:p>
    <w:p w14:paraId="1746C63B" w14:textId="3721A51E" w:rsidR="00D5678D" w:rsidRPr="00B45F62" w:rsidRDefault="12B80FEB" w:rsidP="000F752E">
      <w:pPr>
        <w:spacing w:line="288" w:lineRule="auto"/>
      </w:pPr>
      <w:r>
        <w:t>Try using a non-zero light intensity (for example 1 sun equivalent).</w:t>
      </w:r>
    </w:p>
    <w:p w14:paraId="349B9194" w14:textId="3A728171" w:rsidR="4274967C" w:rsidRDefault="12B80FEB" w:rsidP="74A4166B">
      <w:pPr>
        <w:spacing w:after="0" w:line="240" w:lineRule="auto"/>
        <w:rPr>
          <w:noProof/>
        </w:rPr>
      </w:pPr>
      <w:r>
        <w:lastRenderedPageBreak/>
        <w:t xml:space="preserve"> </w:t>
      </w: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w:t>
      </w:r>
      <w:r w:rsidR="67A8B484" w:rsidRPr="7AE5C970">
        <w:rPr>
          <w:rFonts w:ascii="Courier New" w:hAnsi="Courier New" w:cs="Courier New"/>
          <w:color w:val="000000" w:themeColor="text1"/>
        </w:rPr>
        <w:t>1</w:t>
      </w:r>
      <w:r w:rsidRPr="7AE5C970">
        <w:rPr>
          <w:rFonts w:ascii="Courier New" w:hAnsi="Courier New" w:cs="Courier New"/>
          <w:color w:val="000000" w:themeColor="text1"/>
        </w:rPr>
        <w:t>;</w:t>
      </w:r>
    </w:p>
    <w:p w14:paraId="4B55E1DB" w14:textId="586C8462" w:rsidR="74A4166B" w:rsidRDefault="74A4166B" w:rsidP="74A4166B">
      <w:pPr>
        <w:spacing w:after="0" w:line="240" w:lineRule="auto"/>
        <w:rPr>
          <w:rFonts w:ascii="Courier New" w:hAnsi="Courier New" w:cs="Courier New"/>
          <w:color w:val="000000" w:themeColor="text1"/>
        </w:rPr>
      </w:pPr>
    </w:p>
    <w:p w14:paraId="3F1F41B2" w14:textId="3EF672E0" w:rsidR="5AAF6343" w:rsidRDefault="5AAF6343" w:rsidP="4274967C">
      <w:pPr>
        <w:spacing w:line="288" w:lineRule="auto"/>
      </w:pPr>
      <w:r w:rsidRPr="7AE5C970">
        <w:rPr>
          <w:i/>
          <w:iCs/>
        </w:rPr>
        <w:t>What happens to the current density vs voltage plot?</w:t>
      </w:r>
    </w:p>
    <w:p w14:paraId="5652F334" w14:textId="77C8D4DB" w:rsidR="5AAF6343" w:rsidRDefault="5AAF6343" w:rsidP="7AE5C970">
      <w:pPr>
        <w:spacing w:line="288" w:lineRule="auto"/>
        <w:rPr>
          <w:i/>
          <w:iCs/>
        </w:rPr>
      </w:pPr>
      <w:r w:rsidRPr="7AE5C970">
        <w:rPr>
          <w:i/>
          <w:iCs/>
        </w:rPr>
        <w:t>Can you think why</w:t>
      </w:r>
      <w:r w:rsidR="7A3D592F" w:rsidRPr="7AE5C970">
        <w:rPr>
          <w:i/>
          <w:iCs/>
        </w:rPr>
        <w:t xml:space="preserve"> the current-voltage curve looks different</w:t>
      </w:r>
      <w:r w:rsidR="11427678" w:rsidRPr="7AE5C970">
        <w:rPr>
          <w:i/>
          <w:iCs/>
        </w:rPr>
        <w:t xml:space="preserve"> (not trivial)</w:t>
      </w:r>
      <w:r w:rsidRPr="7AE5C970">
        <w:rPr>
          <w:i/>
          <w:iCs/>
        </w:rPr>
        <w:t>?</w:t>
      </w:r>
      <w:r w:rsidR="511C8AD8" w:rsidRPr="7AE5C970">
        <w:rPr>
          <w:i/>
          <w:iCs/>
        </w:rPr>
        <w:t xml:space="preserve"> (don’t spend much time on this – discuss with demonstrators)</w:t>
      </w:r>
    </w:p>
    <w:p w14:paraId="69F88B47" w14:textId="73646529" w:rsidR="4274967C" w:rsidRDefault="4274967C" w:rsidP="4274967C">
      <w:pPr>
        <w:spacing w:line="288" w:lineRule="auto"/>
      </w:pPr>
    </w:p>
    <w:p w14:paraId="6E9ACF2E" w14:textId="64EC419C" w:rsidR="002971CF" w:rsidRPr="00EE707C" w:rsidRDefault="002971CF" w:rsidP="000F752E">
      <w:pPr>
        <w:spacing w:line="288" w:lineRule="auto"/>
        <w:rPr>
          <w:b/>
        </w:rPr>
      </w:pPr>
      <w:r w:rsidRPr="43E23A6B">
        <w:rPr>
          <w:b/>
        </w:rPr>
        <w:t>Doped semiconductor</w:t>
      </w:r>
      <w:r w:rsidR="78EA964D" w:rsidRPr="43E23A6B">
        <w:rPr>
          <w:b/>
          <w:bCs/>
        </w:rPr>
        <w:t xml:space="preserve"> with Ohmic contacts</w:t>
      </w:r>
    </w:p>
    <w:p w14:paraId="51E3E751" w14:textId="444965BE" w:rsidR="00687FC3" w:rsidRDefault="26319194" w:rsidP="4274967C">
      <w:pPr>
        <w:spacing w:line="288" w:lineRule="auto"/>
      </w:pPr>
      <w:r>
        <w:t>In this exercise we will see how the conductivity changes when the semiconductor is doped. In Driftfusion you do not directly specify the doping concentration. Instead</w:t>
      </w:r>
      <w:r w:rsidR="6467AE1B">
        <w:t>, you specify the equilibrium Fermi level</w:t>
      </w:r>
      <w:r w:rsidR="000970E9">
        <w:t xml:space="preserve"> of each semiconductor layer</w:t>
      </w:r>
      <w:r w:rsidR="7BF86F81">
        <w:t>,</w:t>
      </w:r>
      <w:r w:rsidR="6467AE1B">
        <w:t xml:space="preserve"> </w:t>
      </w:r>
      <w:r w:rsidR="7CA0B000" w:rsidRPr="7AE5C970">
        <w:rPr>
          <w:i/>
          <w:iCs/>
        </w:rPr>
        <w:t>E</w:t>
      </w:r>
      <w:r w:rsidR="7CA0B000" w:rsidRPr="7AE5C970">
        <w:rPr>
          <w:sz w:val="20"/>
          <w:szCs w:val="20"/>
          <w:vertAlign w:val="subscript"/>
        </w:rPr>
        <w:t>f0</w:t>
      </w:r>
      <w:r w:rsidR="7CA0B000">
        <w:t xml:space="preserve"> </w:t>
      </w:r>
      <w:r w:rsidR="6467AE1B">
        <w:t>and the corresponding doping concentration</w:t>
      </w:r>
      <w:r w:rsidR="77F3E8AE">
        <w:t xml:space="preserve">, </w:t>
      </w:r>
      <w:r w:rsidR="77F3E8AE" w:rsidRPr="7AE5C970">
        <w:rPr>
          <w:i/>
          <w:iCs/>
        </w:rPr>
        <w:t>N</w:t>
      </w:r>
      <w:r w:rsidR="77F3E8AE" w:rsidRPr="7AE5C970">
        <w:rPr>
          <w:vertAlign w:val="subscript"/>
        </w:rPr>
        <w:t>A</w:t>
      </w:r>
      <w:r w:rsidR="6467AE1B">
        <w:t xml:space="preserve"> </w:t>
      </w:r>
      <w:r w:rsidR="3C7B3222">
        <w:t xml:space="preserve">(acceptor density) or </w:t>
      </w:r>
      <w:r w:rsidR="3C7B3222" w:rsidRPr="7AE5C970">
        <w:rPr>
          <w:i/>
          <w:iCs/>
        </w:rPr>
        <w:t>N</w:t>
      </w:r>
      <w:r w:rsidR="3C7B3222" w:rsidRPr="7AE5C970">
        <w:rPr>
          <w:vertAlign w:val="subscript"/>
        </w:rPr>
        <w:t>D</w:t>
      </w:r>
      <w:r w:rsidR="3C7B3222">
        <w:t xml:space="preserve"> (donor density) </w:t>
      </w:r>
      <w:r w:rsidR="6467AE1B">
        <w:t>is calculated</w:t>
      </w:r>
      <w:r w:rsidR="67CE97F4">
        <w:t xml:space="preserve"> by the software</w:t>
      </w:r>
      <w:r w:rsidR="6467AE1B">
        <w:t xml:space="preserve">. </w:t>
      </w:r>
      <w:r w:rsidR="000970E9">
        <w:t xml:space="preserve">We would investigate at an n-type semiconductor layer here. </w:t>
      </w:r>
      <w:r w:rsidR="00687FC3">
        <w:t>D</w:t>
      </w:r>
      <w:r w:rsidR="000970E9">
        <w:t>onor d</w:t>
      </w:r>
      <w:r w:rsidR="00687FC3">
        <w:t xml:space="preserve">oping </w:t>
      </w:r>
      <w:r w:rsidR="00935CC4">
        <w:t>concentration</w:t>
      </w:r>
      <w:r w:rsidR="00687FC3">
        <w:t xml:space="preserve"> is related to the </w:t>
      </w:r>
      <w:r w:rsidR="00BE748F">
        <w:t xml:space="preserve">Fermi </w:t>
      </w:r>
      <w:r w:rsidR="00935CC4">
        <w:t xml:space="preserve">level </w:t>
      </w:r>
      <w:r w:rsidR="00BE748F">
        <w:t>according to the following relationship</w:t>
      </w:r>
      <w:r w:rsidR="31795854">
        <w:t>:</w:t>
      </w:r>
    </w:p>
    <w:p w14:paraId="46F250F0" w14:textId="5F710D33" w:rsidR="6DE0CE30" w:rsidRDefault="29AC9F79" w:rsidP="7AE5C970">
      <w:pPr>
        <w:spacing w:line="288" w:lineRule="auto"/>
      </w:pPr>
      <w:r>
        <w:rPr>
          <w:noProof/>
          <w:lang w:val="en-US"/>
        </w:rPr>
        <w:drawing>
          <wp:inline distT="0" distB="0" distL="0" distR="0" wp14:anchorId="4DC4995F" wp14:editId="126925CE">
            <wp:extent cx="1619250" cy="523875"/>
            <wp:effectExtent l="0" t="0" r="0" b="0"/>
            <wp:docPr id="526761975" name="Picture 5267619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19250" cy="523875"/>
                    </a:xfrm>
                    <a:prstGeom prst="rect">
                      <a:avLst/>
                    </a:prstGeom>
                  </pic:spPr>
                </pic:pic>
              </a:graphicData>
            </a:graphic>
          </wp:inline>
        </w:drawing>
      </w:r>
    </w:p>
    <w:p w14:paraId="6542562B" w14:textId="5BEE5A82" w:rsidR="1B075949" w:rsidRDefault="1B075949" w:rsidP="7AE5C970">
      <w:pPr>
        <w:spacing w:line="288" w:lineRule="auto"/>
        <w:rPr>
          <w:b/>
          <w:bCs/>
        </w:rPr>
      </w:pPr>
      <w:r w:rsidRPr="7AE5C970">
        <w:rPr>
          <w:b/>
          <w:bCs/>
          <w:i/>
          <w:iCs/>
        </w:rPr>
        <w:t>Exercise 2.</w:t>
      </w:r>
      <w:r w:rsidR="00D62B6E">
        <w:rPr>
          <w:b/>
          <w:bCs/>
          <w:i/>
          <w:iCs/>
        </w:rPr>
        <w:tab/>
      </w:r>
      <w:r w:rsidRPr="7AE5C970">
        <w:rPr>
          <w:b/>
          <w:bCs/>
          <w:i/>
          <w:iCs/>
        </w:rPr>
        <w:t>Effect of doping on semiconductor conductivity</w:t>
      </w:r>
    </w:p>
    <w:p w14:paraId="4C576E98" w14:textId="07A61A59" w:rsidR="483FFAA6" w:rsidRDefault="483FFAA6" w:rsidP="7AE5C970">
      <w:pPr>
        <w:spacing w:line="288" w:lineRule="auto"/>
      </w:pPr>
      <w:r w:rsidRPr="7AE5C970">
        <w:t xml:space="preserve">Calculate the </w:t>
      </w:r>
      <w:r w:rsidR="000970E9">
        <w:t xml:space="preserve">equilibrium </w:t>
      </w:r>
      <w:r w:rsidRPr="7AE5C970">
        <w:t xml:space="preserve">Fermi level required as an input </w:t>
      </w:r>
      <w:r w:rsidR="199470E2" w:rsidRPr="7AE5C970">
        <w:t xml:space="preserve">parameter </w:t>
      </w:r>
      <w:r w:rsidRPr="7AE5C970">
        <w:t>if you use a</w:t>
      </w:r>
      <w:r w:rsidR="7AA07249" w:rsidRPr="7AE5C970">
        <w:t xml:space="preserve">n electron donor </w:t>
      </w:r>
      <w:r w:rsidRPr="7AE5C970">
        <w:t>doping density o</w:t>
      </w:r>
      <w:r w:rsidR="0FD298BF" w:rsidRPr="7AE5C970">
        <w:t xml:space="preserve">f </w:t>
      </w:r>
      <w:r w:rsidR="0FD298BF" w:rsidRPr="0039197F">
        <w:rPr>
          <w:i/>
          <w:iCs/>
        </w:rPr>
        <w:t>N</w:t>
      </w:r>
      <w:r w:rsidR="2E058B5A" w:rsidRPr="0039197F">
        <w:rPr>
          <w:i/>
          <w:iCs/>
          <w:vertAlign w:val="subscript"/>
        </w:rPr>
        <w:t>D</w:t>
      </w:r>
      <w:r w:rsidR="6A9D44D5" w:rsidRPr="7AE5C970">
        <w:rPr>
          <w:vertAlign w:val="subscript"/>
        </w:rPr>
        <w:t xml:space="preserve"> </w:t>
      </w:r>
      <w:r w:rsidR="6A9D44D5" w:rsidRPr="7AE5C970">
        <w:t xml:space="preserve">= </w:t>
      </w:r>
      <w:r w:rsidR="6B12C51A" w:rsidRPr="7AE5C970">
        <w:t xml:space="preserve">2.09 x </w:t>
      </w:r>
      <w:r w:rsidR="6A9D44D5" w:rsidRPr="7AE5C970">
        <w:t>10</w:t>
      </w:r>
      <w:r w:rsidR="6A9D44D5" w:rsidRPr="7AE5C970">
        <w:rPr>
          <w:vertAlign w:val="superscript"/>
        </w:rPr>
        <w:t>17</w:t>
      </w:r>
      <w:r w:rsidR="6A9D44D5" w:rsidRPr="7AE5C970">
        <w:t xml:space="preserve"> cm</w:t>
      </w:r>
      <w:r w:rsidR="6A9D44D5" w:rsidRPr="7AE5C970">
        <w:rPr>
          <w:vertAlign w:val="superscript"/>
        </w:rPr>
        <w:t>-3</w:t>
      </w:r>
    </w:p>
    <w:p w14:paraId="7B1B5547" w14:textId="3C00C018" w:rsidR="2117E00F" w:rsidRDefault="2117E00F" w:rsidP="7AE5C970">
      <w:pPr>
        <w:spacing w:line="288" w:lineRule="auto"/>
      </w:pPr>
      <w:r w:rsidRPr="7AE5C970">
        <w:t>You will need to find the value</w:t>
      </w:r>
      <w:r w:rsidR="000109A9">
        <w:t>s</w:t>
      </w:r>
      <w:r w:rsidRPr="7AE5C970">
        <w:t xml:space="preserve"> of </w:t>
      </w:r>
      <w:r w:rsidR="0039197F">
        <w:rPr>
          <w:i/>
          <w:iCs/>
        </w:rPr>
        <w:t>N</w:t>
      </w:r>
      <w:r w:rsidR="0039197F">
        <w:rPr>
          <w:i/>
          <w:iCs/>
          <w:vertAlign w:val="subscript"/>
        </w:rPr>
        <w:t>CB</w:t>
      </w:r>
      <w:r w:rsidRPr="7AE5C970">
        <w:t>,</w:t>
      </w:r>
      <w:r w:rsidR="00744241">
        <w:t xml:space="preserve"> </w:t>
      </w:r>
      <w:r w:rsidR="00744241">
        <w:rPr>
          <w:i/>
          <w:iCs/>
        </w:rPr>
        <w:t>T</w:t>
      </w:r>
      <w:r w:rsidR="00744241">
        <w:t>,</w:t>
      </w:r>
      <w:r w:rsidRPr="7AE5C970">
        <w:t xml:space="preserve"> and the </w:t>
      </w:r>
      <w:r w:rsidR="000109A9">
        <w:t>electron affinity,</w:t>
      </w:r>
      <w:r w:rsidRPr="7AE5C970">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000109A9">
        <w:t xml:space="preserve">, </w:t>
      </w:r>
      <w:r w:rsidR="02A38681" w:rsidRPr="7AE5C970">
        <w:t xml:space="preserve">from the </w:t>
      </w:r>
      <w:r w:rsidR="009622F1" w:rsidRPr="5E8EAD50">
        <w:rPr>
          <w:rFonts w:ascii="Courier" w:eastAsia="Courier" w:hAnsi="Courier" w:cs="Courier"/>
          <w:color w:val="A020F0"/>
          <w:sz w:val="20"/>
          <w:szCs w:val="20"/>
        </w:rPr>
        <w:t>intrinsic_ohmic.csv</w:t>
      </w:r>
      <w:r w:rsidR="009622F1" w:rsidRPr="7AE5C970">
        <w:t xml:space="preserve"> </w:t>
      </w:r>
      <w:r w:rsidR="08AD57CE" w:rsidRPr="7AE5C970">
        <w:t xml:space="preserve">parameters </w:t>
      </w:r>
      <w:r w:rsidR="02A38681" w:rsidRPr="7AE5C970">
        <w:t xml:space="preserve">file in order to calculate </w:t>
      </w:r>
      <w:r w:rsidR="009622F1">
        <w:rPr>
          <w:i/>
          <w:iCs/>
        </w:rPr>
        <w:t>E</w:t>
      </w:r>
      <w:r w:rsidR="009622F1">
        <w:rPr>
          <w:i/>
          <w:iCs/>
          <w:vertAlign w:val="subscript"/>
        </w:rPr>
        <w:t>F0</w:t>
      </w:r>
      <w:r w:rsidR="02A38681" w:rsidRPr="7AE5C970">
        <w:t>.</w:t>
      </w:r>
    </w:p>
    <w:p w14:paraId="1DB9737A" w14:textId="700BADEC" w:rsidR="02A38681" w:rsidRDefault="02A38681" w:rsidP="7AE5C970">
      <w:pPr>
        <w:spacing w:line="288" w:lineRule="auto"/>
        <w:rPr>
          <w:rFonts w:ascii="Courier" w:eastAsia="Courier" w:hAnsi="Courier" w:cs="Courier"/>
          <w:color w:val="000000" w:themeColor="text1"/>
          <w:sz w:val="20"/>
          <w:szCs w:val="20"/>
        </w:rPr>
      </w:pPr>
      <w:r w:rsidRPr="7AE5C970">
        <w:t xml:space="preserve">Once you have found </w:t>
      </w:r>
      <w:r w:rsidR="009622F1">
        <w:rPr>
          <w:i/>
          <w:iCs/>
        </w:rPr>
        <w:t>E</w:t>
      </w:r>
      <w:r w:rsidR="009622F1">
        <w:rPr>
          <w:i/>
          <w:iCs/>
          <w:vertAlign w:val="subscript"/>
        </w:rPr>
        <w:t>F0</w:t>
      </w:r>
      <w:r w:rsidRPr="7AE5C970">
        <w:t>, save a copy of the parameters file as</w:t>
      </w:r>
      <w:r w:rsidR="195DE6F1" w:rsidRPr="7AE5C970">
        <w:t xml:space="preserve"> </w:t>
      </w:r>
      <w:r w:rsidR="195DE6F1" w:rsidRPr="7AE5C970">
        <w:rPr>
          <w:rFonts w:ascii="Courier" w:eastAsia="Courier" w:hAnsi="Courier" w:cs="Courier"/>
          <w:color w:val="A020F0"/>
          <w:sz w:val="20"/>
          <w:szCs w:val="20"/>
        </w:rPr>
        <w:t>/</w:t>
      </w:r>
      <w:proofErr w:type="spellStart"/>
      <w:r w:rsidR="195DE6F1" w:rsidRPr="7AE5C970">
        <w:rPr>
          <w:rFonts w:ascii="Courier" w:eastAsia="Courier" w:hAnsi="Courier" w:cs="Courier"/>
          <w:color w:val="A020F0"/>
          <w:sz w:val="20"/>
          <w:szCs w:val="20"/>
        </w:rPr>
        <w:t>CPE_workshop_Input_files</w:t>
      </w:r>
      <w:proofErr w:type="spellEnd"/>
      <w:r w:rsidR="195DE6F1" w:rsidRPr="7AE5C970">
        <w:rPr>
          <w:rFonts w:ascii="Courier" w:eastAsia="Courier" w:hAnsi="Courier" w:cs="Courier"/>
          <w:color w:val="A020F0"/>
          <w:sz w:val="20"/>
          <w:szCs w:val="20"/>
        </w:rPr>
        <w:t>/doped_ohmic.csv</w:t>
      </w:r>
    </w:p>
    <w:p w14:paraId="48625317" w14:textId="369AA21B" w:rsidR="195DE6F1" w:rsidRDefault="195DE6F1" w:rsidP="7AE5C970">
      <w:pPr>
        <w:spacing w:line="288" w:lineRule="auto"/>
      </w:pPr>
      <w:r w:rsidRPr="7AE5C970">
        <w:t>Now update the values of the parameter</w:t>
      </w:r>
      <w:r w:rsidR="4993E841" w:rsidRPr="7AE5C970">
        <w:t xml:space="preserve"> </w:t>
      </w:r>
      <w:r w:rsidR="00580879">
        <w:rPr>
          <w:i/>
          <w:iCs/>
        </w:rPr>
        <w:t>E</w:t>
      </w:r>
      <w:r w:rsidR="00580879">
        <w:rPr>
          <w:i/>
          <w:iCs/>
          <w:vertAlign w:val="subscript"/>
        </w:rPr>
        <w:t>F0</w:t>
      </w:r>
      <w:r w:rsidRPr="7AE5C970">
        <w:t xml:space="preserve"> in your new ‘</w:t>
      </w:r>
      <w:r w:rsidR="00580879" w:rsidRPr="7AE5C970">
        <w:rPr>
          <w:rFonts w:ascii="Courier" w:eastAsia="Courier" w:hAnsi="Courier" w:cs="Courier"/>
          <w:color w:val="A020F0"/>
          <w:sz w:val="20"/>
          <w:szCs w:val="20"/>
        </w:rPr>
        <w:t>doped_ohmic.csv</w:t>
      </w:r>
      <w:r w:rsidR="432F70B7" w:rsidRPr="7AE5C970">
        <w:t>’ file</w:t>
      </w:r>
      <w:r w:rsidR="0073494C" w:rsidRPr="7AE5C970">
        <w:t>.</w:t>
      </w:r>
      <w:r w:rsidR="33AC0E52" w:rsidRPr="7AE5C970">
        <w:t xml:space="preserve"> Also set the work function of the metal contacts,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33AC0E52"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33AC0E52" w:rsidRPr="7AE5C970">
        <w:t xml:space="preserve"> the s</w:t>
      </w:r>
      <w:r w:rsidR="113415BC" w:rsidRPr="7AE5C970">
        <w:t xml:space="preserve">ame value as </w:t>
      </w:r>
      <w:r w:rsidR="00EB37BA">
        <w:rPr>
          <w:i/>
          <w:iCs/>
        </w:rPr>
        <w:t>E</w:t>
      </w:r>
      <w:r w:rsidR="00EB37BA">
        <w:rPr>
          <w:i/>
          <w:iCs/>
          <w:vertAlign w:val="subscript"/>
        </w:rPr>
        <w:t>F0</w:t>
      </w:r>
      <w:r w:rsidR="113415BC" w:rsidRPr="7AE5C970">
        <w:t>. (Note that Driftfusion uses the convention that work functions have negative values.)</w:t>
      </w:r>
    </w:p>
    <w:p w14:paraId="6BB2FA36" w14:textId="044680C9" w:rsidR="7F1E204B" w:rsidRDefault="7F1E204B" w:rsidP="7AE5C970">
      <w:pPr>
        <w:spacing w:line="288" w:lineRule="auto"/>
      </w:pPr>
      <w:r w:rsidRPr="7AE5C970">
        <w:t>Update your script to read your new parameter file:</w:t>
      </w:r>
    </w:p>
    <w:p w14:paraId="50EBEBF2" w14:textId="7650BE0F" w:rsidR="7F1E204B" w:rsidRDefault="7F1E204B"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/doped_ohmic.csv'</w:t>
      </w:r>
      <w:r w:rsidRPr="7AE5C970">
        <w:rPr>
          <w:rFonts w:ascii="Courier" w:eastAsia="Courier" w:hAnsi="Courier" w:cs="Courier"/>
          <w:color w:val="000000" w:themeColor="text1"/>
          <w:sz w:val="20"/>
          <w:szCs w:val="20"/>
        </w:rPr>
        <w:t xml:space="preserve">;   </w:t>
      </w:r>
    </w:p>
    <w:p w14:paraId="350D207C" w14:textId="38DA1317" w:rsidR="7F1E204B" w:rsidRDefault="7F1E204B"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9278433" w14:textId="7F5CA4E0" w:rsidR="7AE5C970" w:rsidRDefault="7AE5C970" w:rsidP="7AE5C970">
      <w:pPr>
        <w:spacing w:line="288" w:lineRule="auto"/>
        <w:rPr>
          <w:i/>
          <w:iCs/>
        </w:rPr>
      </w:pPr>
    </w:p>
    <w:p w14:paraId="256973D4" w14:textId="2EFACA4C" w:rsidR="408FC728" w:rsidRDefault="408FC728" w:rsidP="7AE5C970">
      <w:pPr>
        <w:spacing w:line="288" w:lineRule="auto"/>
        <w:rPr>
          <w:i/>
          <w:iCs/>
        </w:rPr>
      </w:pPr>
      <w:r w:rsidRPr="7AE5C970">
        <w:t>Reset the light intensity to zero, then r</w:t>
      </w:r>
      <w:r w:rsidR="7F1E204B">
        <w:t>un the script</w:t>
      </w:r>
      <w:r w:rsidR="6604FCAF">
        <w:t>.</w:t>
      </w:r>
    </w:p>
    <w:p w14:paraId="6CF9648F" w14:textId="70EA52EE" w:rsidR="6604FCAF" w:rsidRDefault="6604FCAF" w:rsidP="7AE5C970">
      <w:pPr>
        <w:spacing w:line="288" w:lineRule="auto"/>
        <w:rPr>
          <w:i/>
          <w:iCs/>
        </w:rPr>
      </w:pPr>
      <w:r>
        <w:t>C</w:t>
      </w:r>
      <w:r w:rsidR="7F1E204B">
        <w:t xml:space="preserve">alculate the measured conductivity of the doped </w:t>
      </w:r>
      <w:r w:rsidR="11600B42">
        <w:t xml:space="preserve">semiconductor </w:t>
      </w:r>
      <w:r w:rsidR="7F1E204B">
        <w:t>from</w:t>
      </w:r>
      <w:r w:rsidR="6E5BB537">
        <w:t xml:space="preserve"> current-density </w:t>
      </w:r>
      <w:r w:rsidR="6E5BB537" w:rsidRPr="7AE5C970">
        <w:rPr>
          <w:i/>
          <w:iCs/>
        </w:rPr>
        <w:t>vs</w:t>
      </w:r>
      <w:r w:rsidR="6E5BB537" w:rsidRPr="7AE5C970">
        <w:t xml:space="preserve"> voltage curve.</w:t>
      </w:r>
    </w:p>
    <w:p w14:paraId="0B1BFC2A" w14:textId="67014020" w:rsidR="64531EC8" w:rsidRDefault="64531EC8" w:rsidP="7AE5C970">
      <w:pPr>
        <w:spacing w:line="288" w:lineRule="auto"/>
        <w:rPr>
          <w:i/>
          <w:iCs/>
        </w:rPr>
      </w:pPr>
      <w:r w:rsidRPr="7AE5C970">
        <w:rPr>
          <w:i/>
          <w:iCs/>
        </w:rPr>
        <w:t>How does the measured conductivity compare to the conductivity expected from the input parameters?</w:t>
      </w:r>
    </w:p>
    <w:p w14:paraId="0A4D7478" w14:textId="23DDCBF7" w:rsidR="000970E9" w:rsidRDefault="000970E9" w:rsidP="7AE5C970">
      <w:pPr>
        <w:spacing w:line="288" w:lineRule="auto"/>
        <w:rPr>
          <w:i/>
          <w:iCs/>
        </w:rPr>
      </w:pPr>
      <w:r>
        <w:rPr>
          <w:i/>
          <w:iCs/>
        </w:rPr>
        <w:t>How does the conductivity compare to that of the intrinsic device wit</w:t>
      </w:r>
      <w:r w:rsidR="00956DFF">
        <w:rPr>
          <w:i/>
          <w:iCs/>
        </w:rPr>
        <w:t>h Ohmic contacts, studied in Exercise 1</w:t>
      </w:r>
      <w:r>
        <w:rPr>
          <w:i/>
          <w:iCs/>
        </w:rPr>
        <w:t>?</w:t>
      </w:r>
    </w:p>
    <w:p w14:paraId="2FD77025" w14:textId="4EA541F2" w:rsidR="003A6355" w:rsidRDefault="003A6355" w:rsidP="000F752E">
      <w:pPr>
        <w:spacing w:line="288" w:lineRule="auto"/>
        <w:rPr>
          <w:i/>
        </w:rPr>
      </w:pPr>
      <w:r w:rsidRPr="7AE5C970">
        <w:rPr>
          <w:i/>
        </w:rPr>
        <w:lastRenderedPageBreak/>
        <w:t>What happens to the conductivity if you change the electron or hole mobility</w:t>
      </w:r>
      <w:r w:rsidR="3B12F0D1" w:rsidRPr="7AE5C970">
        <w:rPr>
          <w:i/>
          <w:iCs/>
        </w:rPr>
        <w:t xml:space="preserve"> in the parameters file</w:t>
      </w:r>
      <w:r w:rsidRPr="7AE5C970">
        <w:rPr>
          <w:i/>
        </w:rPr>
        <w:t>?</w:t>
      </w:r>
    </w:p>
    <w:p w14:paraId="2176A348" w14:textId="77777777" w:rsidR="00566E10" w:rsidRPr="00DE3CD2" w:rsidRDefault="00566E10" w:rsidP="000F752E">
      <w:pPr>
        <w:spacing w:line="288" w:lineRule="auto"/>
      </w:pPr>
    </w:p>
    <w:p w14:paraId="26385E91" w14:textId="009FB25B" w:rsidR="002971CF" w:rsidRPr="00912E79" w:rsidRDefault="00760A59" w:rsidP="000F752E">
      <w:pPr>
        <w:spacing w:line="288" w:lineRule="auto"/>
        <w:rPr>
          <w:b/>
          <w:bCs/>
        </w:rPr>
      </w:pPr>
      <w:r w:rsidRPr="00912E79">
        <w:rPr>
          <w:b/>
          <w:bCs/>
        </w:rPr>
        <w:t>Asymmetric</w:t>
      </w:r>
      <w:r w:rsidR="002971CF" w:rsidRPr="00912E79">
        <w:rPr>
          <w:b/>
          <w:bCs/>
        </w:rPr>
        <w:t xml:space="preserve"> contacts with </w:t>
      </w:r>
      <w:r w:rsidR="133260A3" w:rsidRPr="7AE5C970">
        <w:rPr>
          <w:b/>
          <w:bCs/>
        </w:rPr>
        <w:t xml:space="preserve">an </w:t>
      </w:r>
      <w:r w:rsidR="002971CF" w:rsidRPr="00912E79">
        <w:rPr>
          <w:b/>
          <w:bCs/>
        </w:rPr>
        <w:t>intrinsic semiconductor</w:t>
      </w:r>
    </w:p>
    <w:p w14:paraId="4445BC23" w14:textId="72F9BF80" w:rsidR="001926E0" w:rsidRDefault="0A5F418F" w:rsidP="7AE5C970">
      <w:pPr>
        <w:spacing w:line="288" w:lineRule="auto"/>
      </w:pPr>
      <w:r>
        <w:t>We will now explore the influence of changing the work</w:t>
      </w:r>
      <w:r w:rsidR="00EB37BA">
        <w:t xml:space="preserve"> </w:t>
      </w:r>
      <w:r>
        <w:t>function of the meta</w:t>
      </w:r>
      <w:r w:rsidR="21525DF3">
        <w:t>l</w:t>
      </w:r>
      <w:r>
        <w:t>lic contacts on the current</w:t>
      </w:r>
      <w:r w:rsidR="323DAC10">
        <w:t xml:space="preserve">-voltage behaviour of our device. We will start with the intrinsic semiconductor case (in the dark). </w:t>
      </w:r>
      <w:r w:rsidR="4524E9A1">
        <w:t xml:space="preserve">In the previous examples, we simulated Ohmic contacts by setting the work functions of the simulation boundaries </w:t>
      </w:r>
      <w:r w:rsidR="1485312B">
        <w:t>(</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485312B">
        <w:t xml:space="preserve">) to be the same as the equilibrium Fermi level </w:t>
      </w:r>
      <w:r w:rsidR="00EB37BA">
        <w:rPr>
          <w:i/>
          <w:iCs/>
        </w:rPr>
        <w:t>E</w:t>
      </w:r>
      <w:r w:rsidR="00EB37BA">
        <w:rPr>
          <w:i/>
          <w:iCs/>
          <w:vertAlign w:val="subscript"/>
        </w:rPr>
        <w:t>F0</w:t>
      </w:r>
      <w:r w:rsidR="1485312B">
        <w:t>.</w:t>
      </w:r>
      <w:r w:rsidR="264B84DC">
        <w:t xml:space="preserve"> This condition need not be the case,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264B84DC">
        <w:t>can differ from the equilibrium Fermi level. Generally</w:t>
      </w:r>
      <w:r w:rsidR="247E8C98">
        <w:t>,</w:t>
      </w:r>
      <w:r w:rsidR="264B84DC">
        <w:t xml:space="preserve"> this results in non-Ohmic behaviour</w:t>
      </w:r>
      <w:r w:rsidR="7B1BCB7B">
        <w:t>.</w:t>
      </w:r>
    </w:p>
    <w:p w14:paraId="30210438" w14:textId="58CECA0D" w:rsidR="001926E0" w:rsidRDefault="343ACF39" w:rsidP="7AE5C970">
      <w:pPr>
        <w:rPr>
          <w:rFonts w:ascii="Courier" w:eastAsia="Courier" w:hAnsi="Courier" w:cs="Courier"/>
          <w:color w:val="A020F0"/>
          <w:sz w:val="20"/>
          <w:szCs w:val="20"/>
        </w:rPr>
      </w:pPr>
      <w:r>
        <w:t xml:space="preserve">Duplicate </w:t>
      </w:r>
      <w:r w:rsidR="56E857C2" w:rsidRPr="0085EDF0">
        <w:rPr>
          <w:rFonts w:ascii="Courier" w:eastAsia="Courier" w:hAnsi="Courier" w:cs="Courier"/>
          <w:color w:val="A020F0"/>
          <w:sz w:val="20"/>
          <w:szCs w:val="20"/>
        </w:rPr>
        <w:t>intrinsic_ohmic.csv</w:t>
      </w:r>
      <w:r>
        <w:t xml:space="preserve"> and give the duplicated </w:t>
      </w:r>
      <w:r w:rsidR="5F6F3B7F">
        <w:t xml:space="preserve">file a new name </w:t>
      </w:r>
      <w:proofErr w:type="spellStart"/>
      <w:r w:rsidR="5F6F3B7F">
        <w:t>e.g</w:t>
      </w:r>
      <w:proofErr w:type="spellEnd"/>
      <w:r w:rsidR="5F6F3B7F">
        <w:t xml:space="preserve"> </w:t>
      </w:r>
      <w:r w:rsidR="5F6F3B7F" w:rsidRPr="0085EDF0">
        <w:rPr>
          <w:rFonts w:ascii="Courier" w:eastAsia="Courier" w:hAnsi="Courier" w:cs="Courier"/>
          <w:color w:val="A020F0"/>
          <w:sz w:val="20"/>
          <w:szCs w:val="20"/>
        </w:rPr>
        <w:t>intrinsic_asymmetric.csv</w:t>
      </w:r>
    </w:p>
    <w:p w14:paraId="7E7CA152" w14:textId="36113A51" w:rsidR="001926E0" w:rsidRDefault="03D0FF31" w:rsidP="7AE5C970">
      <w:pPr>
        <w:spacing w:line="288" w:lineRule="auto"/>
      </w:pPr>
      <w:r>
        <w:t xml:space="preserve">In your new parameters .csv file, adjust the value of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t xml:space="preserve"> </w:t>
      </w:r>
      <w:r>
        <w:t xml:space="preserve">to be 0.4 eV greater than </w:t>
      </w:r>
      <w:r w:rsidR="005C4A94">
        <w:rPr>
          <w:i/>
          <w:iCs/>
        </w:rPr>
        <w:t>E</w:t>
      </w:r>
      <w:r w:rsidR="005C4A94">
        <w:rPr>
          <w:i/>
          <w:iCs/>
          <w:vertAlign w:val="subscript"/>
        </w:rPr>
        <w:t>F0</w:t>
      </w:r>
      <w:r>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to be 0.4 eV less than </w:t>
      </w:r>
      <w:r w:rsidR="005C4A94">
        <w:rPr>
          <w:i/>
          <w:iCs/>
        </w:rPr>
        <w:t>E</w:t>
      </w:r>
      <w:r w:rsidR="005C4A94">
        <w:rPr>
          <w:i/>
          <w:iCs/>
          <w:vertAlign w:val="subscript"/>
        </w:rPr>
        <w:t>F0</w:t>
      </w:r>
      <w:r>
        <w:t xml:space="preserve">. The difference between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 is known as the </w:t>
      </w:r>
      <w:r w:rsidR="00016728">
        <w:t>built-in</w:t>
      </w:r>
      <w:r>
        <w:t xml:space="preserve"> potential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t>)</w:t>
      </w:r>
      <w:r w:rsidR="1D73A46C">
        <w:t>.</w:t>
      </w:r>
    </w:p>
    <w:p w14:paraId="6444F0AC" w14:textId="716B7762" w:rsidR="001926E0" w:rsidRDefault="7448F5D7" w:rsidP="7AE5C970">
      <w:pPr>
        <w:spacing w:line="288" w:lineRule="auto"/>
      </w:pPr>
      <w:r>
        <w:t xml:space="preserve">Edit the script to call the </w:t>
      </w:r>
      <w:r w:rsidR="5AF0C374">
        <w:t>new</w:t>
      </w:r>
      <w:r>
        <w:t xml:space="preserve"> parameter file</w:t>
      </w:r>
      <w:r w:rsidR="4A917C7D">
        <w:t xml:space="preserve"> e.g.</w:t>
      </w:r>
      <w:r>
        <w:t>:</w:t>
      </w:r>
    </w:p>
    <w:p w14:paraId="344C7D5A" w14:textId="76E17490" w:rsidR="001926E0" w:rsidRDefault="7448F5D7"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/intrinsic_</w:t>
      </w:r>
      <w:r w:rsidR="4BB7580D" w:rsidRPr="7AE5C970">
        <w:rPr>
          <w:rFonts w:ascii="Courier" w:eastAsia="Courier" w:hAnsi="Courier" w:cs="Courier"/>
          <w:color w:val="A020F0"/>
          <w:sz w:val="20"/>
          <w:szCs w:val="20"/>
        </w:rPr>
        <w:t>asymmetric</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7F02F4B5" w14:textId="3BC9EA52" w:rsidR="001926E0" w:rsidRDefault="7448F5D7"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6E90EE50" w14:textId="1A8EE7EC" w:rsidR="001926E0" w:rsidRDefault="001926E0" w:rsidP="7AE5C970">
      <w:pPr>
        <w:spacing w:line="288" w:lineRule="auto"/>
      </w:pPr>
    </w:p>
    <w:p w14:paraId="2C7CB31B" w14:textId="6D4E9FD7" w:rsidR="001926E0" w:rsidRDefault="7448F5D7" w:rsidP="7AE5C970">
      <w:pPr>
        <w:spacing w:line="288" w:lineRule="auto"/>
      </w:pPr>
      <w:r>
        <w:t>Make sure the light intensity is</w:t>
      </w:r>
      <w:r w:rsidR="34CB55F0">
        <w:t xml:space="preserve"> set to</w:t>
      </w:r>
      <w:r>
        <w:t xml:space="preserve"> zero.</w:t>
      </w:r>
    </w:p>
    <w:p w14:paraId="0ECB7A64" w14:textId="3723107B" w:rsidR="001926E0" w:rsidRDefault="77EB1D84" w:rsidP="7AE5C970">
      <w:pPr>
        <w:spacing w:line="288" w:lineRule="auto"/>
      </w:pPr>
      <w:r>
        <w:t>Run the script.</w:t>
      </w:r>
    </w:p>
    <w:p w14:paraId="2B7F1619" w14:textId="56E4FCD0" w:rsidR="001926E0" w:rsidRDefault="7B1D6D1A" w:rsidP="7AE5C970">
      <w:pPr>
        <w:spacing w:line="288" w:lineRule="auto"/>
        <w:rPr>
          <w:b/>
          <w:bCs/>
        </w:rPr>
      </w:pPr>
      <w:r w:rsidRPr="7AE5C970">
        <w:rPr>
          <w:b/>
          <w:bCs/>
          <w:i/>
          <w:iCs/>
        </w:rPr>
        <w:t>Exercise 3</w:t>
      </w:r>
      <w:r w:rsidR="548D7B71" w:rsidRPr="7AE5C970">
        <w:rPr>
          <w:b/>
          <w:bCs/>
          <w:i/>
          <w:iCs/>
        </w:rPr>
        <w:t>a</w:t>
      </w:r>
      <w:r w:rsidR="0063606C">
        <w:rPr>
          <w:b/>
          <w:bCs/>
          <w:i/>
          <w:iCs/>
        </w:rPr>
        <w:t>.</w:t>
      </w:r>
      <w:r w:rsidR="0063606C">
        <w:rPr>
          <w:b/>
          <w:bCs/>
          <w:i/>
          <w:iCs/>
        </w:rPr>
        <w:tab/>
      </w:r>
      <w:r w:rsidRPr="7AE5C970">
        <w:rPr>
          <w:b/>
          <w:bCs/>
          <w:i/>
          <w:iCs/>
        </w:rPr>
        <w:t>Current-voltage characteristics with asym</w:t>
      </w:r>
      <w:r w:rsidR="35772CC8" w:rsidRPr="7AE5C970">
        <w:rPr>
          <w:b/>
          <w:bCs/>
          <w:i/>
          <w:iCs/>
        </w:rPr>
        <w:t>m</w:t>
      </w:r>
      <w:r w:rsidRPr="7AE5C970">
        <w:rPr>
          <w:b/>
          <w:bCs/>
          <w:i/>
          <w:iCs/>
        </w:rPr>
        <w:t>etric contacts</w:t>
      </w:r>
    </w:p>
    <w:p w14:paraId="1388C465" w14:textId="42190032" w:rsidR="001926E0" w:rsidRDefault="77EB1D84" w:rsidP="7AE5C970">
      <w:pPr>
        <w:spacing w:line="288" w:lineRule="auto"/>
        <w:rPr>
          <w:i/>
          <w:iCs/>
        </w:rPr>
      </w:pPr>
      <w:r w:rsidRPr="7AE5C970">
        <w:rPr>
          <w:i/>
          <w:iCs/>
        </w:rPr>
        <w:t>How has the current density vs voltage curve changed</w:t>
      </w:r>
      <w:r w:rsidR="4E20C41C" w:rsidRPr="7AE5C970">
        <w:rPr>
          <w:i/>
          <w:iCs/>
        </w:rPr>
        <w:t xml:space="preserve"> in comparison to the case with Ohmic contacts?</w:t>
      </w:r>
    </w:p>
    <w:p w14:paraId="22C4BA49" w14:textId="155F330C" w:rsidR="001926E0" w:rsidRDefault="774B674E" w:rsidP="7AE5C970">
      <w:pPr>
        <w:spacing w:line="288" w:lineRule="auto"/>
        <w:rPr>
          <w:i/>
          <w:iCs/>
        </w:rPr>
      </w:pPr>
      <w:r w:rsidRPr="7AE5C970">
        <w:rPr>
          <w:i/>
          <w:iCs/>
        </w:rPr>
        <w:t>What does the energy level diagram look like?</w:t>
      </w:r>
    </w:p>
    <w:p w14:paraId="3E2F8BE3" w14:textId="52D3CD57" w:rsidR="001926E0" w:rsidRDefault="77EB1D84" w:rsidP="7AE5C970">
      <w:pPr>
        <w:spacing w:line="288" w:lineRule="auto"/>
        <w:rPr>
          <w:i/>
          <w:iCs/>
        </w:rPr>
      </w:pPr>
      <w:r w:rsidRPr="7AE5C970">
        <w:rPr>
          <w:i/>
          <w:iCs/>
        </w:rPr>
        <w:t xml:space="preserve">What happens if you reverse the direction of these work function </w:t>
      </w:r>
      <w:r w:rsidR="00956DFF">
        <w:rPr>
          <w:i/>
          <w:iCs/>
        </w:rPr>
        <w:t>offsets</w:t>
      </w:r>
      <w:r w:rsidRPr="7AE5C970">
        <w:rPr>
          <w:i/>
          <w:iCs/>
        </w:rPr>
        <w:t>?</w:t>
      </w:r>
    </w:p>
    <w:p w14:paraId="60BDBAD9" w14:textId="064D53C1" w:rsidR="001926E0" w:rsidRDefault="1565738B" w:rsidP="000F752E">
      <w:pPr>
        <w:spacing w:line="288" w:lineRule="auto"/>
      </w:pPr>
      <w:r w:rsidRPr="7AE5C970">
        <w:rPr>
          <w:i/>
          <w:iCs/>
        </w:rPr>
        <w:t>What happens if you change the magnitude of the work function offsets?</w:t>
      </w:r>
    </w:p>
    <w:p w14:paraId="5D8686AD" w14:textId="40A0A58E" w:rsidR="00274E8D" w:rsidRDefault="6837E3D3" w:rsidP="000F752E">
      <w:pPr>
        <w:spacing w:line="288" w:lineRule="auto"/>
      </w:pPr>
      <w:r w:rsidRPr="7AE5C970">
        <w:rPr>
          <w:i/>
          <w:iCs/>
        </w:rPr>
        <w:t>What happens if you shift both work functions in the same direction?</w:t>
      </w:r>
    </w:p>
    <w:p w14:paraId="09006D0F" w14:textId="714606A6" w:rsidR="001926E0" w:rsidRDefault="30716AD9" w:rsidP="000F752E">
      <w:pPr>
        <w:spacing w:line="288" w:lineRule="auto"/>
        <w:rPr>
          <w:b/>
          <w:i/>
        </w:rPr>
      </w:pPr>
      <w:r w:rsidRPr="7AE5C970">
        <w:rPr>
          <w:b/>
          <w:bCs/>
          <w:i/>
          <w:iCs/>
        </w:rPr>
        <w:t>Exercise 3b</w:t>
      </w:r>
      <w:r w:rsidR="0063606C">
        <w:rPr>
          <w:b/>
          <w:bCs/>
          <w:i/>
          <w:iCs/>
        </w:rPr>
        <w:t>.</w:t>
      </w:r>
      <w:r w:rsidR="0063606C">
        <w:rPr>
          <w:b/>
          <w:bCs/>
          <w:i/>
          <w:iCs/>
        </w:rPr>
        <w:tab/>
      </w:r>
      <w:r w:rsidRPr="7AE5C970">
        <w:rPr>
          <w:b/>
          <w:bCs/>
          <w:i/>
          <w:iCs/>
        </w:rPr>
        <w:t>Asymmetric contacts with light</w:t>
      </w:r>
    </w:p>
    <w:p w14:paraId="1872696A" w14:textId="25562F15" w:rsidR="6402A4BC" w:rsidRDefault="6402A4BC" w:rsidP="7AE5C970">
      <w:pPr>
        <w:spacing w:line="288" w:lineRule="auto"/>
      </w:pPr>
      <w:r w:rsidRPr="7AE5C970">
        <w:t>Try running the some of the above cases with:</w:t>
      </w:r>
    </w:p>
    <w:p w14:paraId="23833337" w14:textId="2BC017F5" w:rsidR="6402A4BC" w:rsidRDefault="6402A4BC" w:rsidP="7AE5C970">
      <w:pPr>
        <w:spacing w:line="288" w:lineRule="auto"/>
        <w:rPr>
          <w:rFonts w:ascii="Courier New" w:hAnsi="Courier New" w:cs="Courier New"/>
          <w:color w:val="000000" w:themeColor="text1"/>
        </w:rPr>
      </w:pP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1;</w:t>
      </w:r>
    </w:p>
    <w:p w14:paraId="264C7CE4" w14:textId="501C90BE" w:rsidR="6402A4BC" w:rsidRDefault="6402A4BC" w:rsidP="7AE5C970">
      <w:pPr>
        <w:spacing w:line="288" w:lineRule="auto"/>
      </w:pPr>
      <w:r>
        <w:t>CONGRATULATIONS – you should have just created a virtual solar cell!</w:t>
      </w:r>
    </w:p>
    <w:p w14:paraId="72E99BAB" w14:textId="1340D12E" w:rsidR="00174817" w:rsidRDefault="00174817" w:rsidP="7AE5C970">
      <w:pPr>
        <w:spacing w:line="288" w:lineRule="auto"/>
        <w:rPr>
          <w:b/>
          <w:bCs/>
        </w:rPr>
      </w:pPr>
      <w:r>
        <w:t xml:space="preserve">In this version of Driftfusion, </w:t>
      </w:r>
      <w:r w:rsidR="004957CE">
        <w:t>we assume that</w:t>
      </w:r>
      <w:r w:rsidR="00F2591E">
        <w:t xml:space="preserve"> free</w:t>
      </w:r>
      <w:r w:rsidR="004957CE">
        <w:t xml:space="preserve"> charge carriers are generated at a uniform rate throughout the semiconductor layer</w:t>
      </w:r>
      <w:r w:rsidR="00F2591E">
        <w:t>.</w:t>
      </w:r>
    </w:p>
    <w:p w14:paraId="0BDF348F" w14:textId="5A2BC49F" w:rsidR="0A99C6C4" w:rsidRDefault="0A99C6C4" w:rsidP="7AE5C970">
      <w:pPr>
        <w:spacing w:line="288" w:lineRule="auto"/>
      </w:pPr>
      <w:r>
        <w:lastRenderedPageBreak/>
        <w:t>When you run the script, two variables call</w:t>
      </w:r>
      <w:r w:rsidR="5004F073">
        <w:t>ed</w:t>
      </w:r>
      <w:r>
        <w:t xml:space="preserve"> </w:t>
      </w:r>
      <w:proofErr w:type="spellStart"/>
      <w:r>
        <w:t>Vapp</w:t>
      </w:r>
      <w:proofErr w:type="spellEnd"/>
      <w:r>
        <w:t xml:space="preserve"> (the applied voltage) and J (the current density), are created in the workspace.</w:t>
      </w:r>
      <w:r w:rsidR="13A859AB">
        <w:t xml:space="preserve"> You can print them out in the command window by typing the variable</w:t>
      </w:r>
      <w:r w:rsidR="703FD304">
        <w:t xml:space="preserve"> corresponding</w:t>
      </w:r>
      <w:r w:rsidR="13A859AB">
        <w:t xml:space="preserve"> name and pressing ENTER. Either use MATLAB</w:t>
      </w:r>
      <w:r w:rsidR="442ABE77">
        <w:t xml:space="preserve"> (if you are familiar with it)</w:t>
      </w:r>
      <w:r w:rsidR="13A859AB">
        <w:t>, or</w:t>
      </w:r>
      <w:r w:rsidR="6795B1D9">
        <w:t xml:space="preserve"> copy and</w:t>
      </w:r>
      <w:r w:rsidR="13A859AB">
        <w:t xml:space="preserve"> paste the val</w:t>
      </w:r>
      <w:r w:rsidR="22AEBA4C">
        <w:t>u</w:t>
      </w:r>
      <w:r w:rsidR="13A859AB">
        <w:t>es into a spreadsheet</w:t>
      </w:r>
      <w:r w:rsidR="673522C3">
        <w:t>,</w:t>
      </w:r>
      <w:r w:rsidR="31D7DE1E">
        <w:t xml:space="preserve"> to:</w:t>
      </w:r>
    </w:p>
    <w:p w14:paraId="1E775AB8" w14:textId="66A32F8B" w:rsidR="6402A4BC" w:rsidRDefault="6402A4BC" w:rsidP="7AE5C970">
      <w:pPr>
        <w:spacing w:line="288" w:lineRule="auto"/>
        <w:rPr>
          <w:i/>
          <w:iCs/>
        </w:rPr>
      </w:pPr>
      <w:r w:rsidRPr="7AE5C970">
        <w:rPr>
          <w:i/>
          <w:iCs/>
        </w:rPr>
        <w:t>Determine the open circuit voltage (VOC), and short circuit current density (JSC) of your device.</w:t>
      </w:r>
    </w:p>
    <w:p w14:paraId="512E8DBD" w14:textId="39DEF67B" w:rsidR="737EFE65" w:rsidRDefault="737EFE65" w:rsidP="7AE5C970">
      <w:pPr>
        <w:spacing w:line="288" w:lineRule="auto"/>
        <w:rPr>
          <w:i/>
          <w:iCs/>
        </w:rPr>
      </w:pPr>
      <w:r w:rsidRPr="7AE5C970">
        <w:rPr>
          <w:i/>
          <w:iCs/>
        </w:rPr>
        <w:t>Calculate the power density as a function of applied voltage</w:t>
      </w:r>
      <w:r w:rsidR="61539F7D" w:rsidRPr="7AE5C970">
        <w:rPr>
          <w:i/>
          <w:iCs/>
        </w:rPr>
        <w:t xml:space="preserve"> by using the following expression:</w:t>
      </w:r>
    </w:p>
    <w:p w14:paraId="748F244B" w14:textId="2D8CB4B4" w:rsidR="61539F7D" w:rsidRDefault="61539F7D" w:rsidP="7AE5C970">
      <w:pPr>
        <w:spacing w:line="288" w:lineRule="auto"/>
        <w:rPr>
          <w:i/>
          <w:iCs/>
        </w:rPr>
      </w:pPr>
      <w:r w:rsidRPr="7AE5C970">
        <w:rPr>
          <w:i/>
          <w:iCs/>
        </w:rPr>
        <w:t>P = -JV</w:t>
      </w:r>
    </w:p>
    <w:p w14:paraId="407EB1FC" w14:textId="345B78FB" w:rsidR="61539F7D" w:rsidRDefault="61539F7D" w:rsidP="7AE5C970">
      <w:pPr>
        <w:spacing w:line="288" w:lineRule="auto"/>
        <w:rPr>
          <w:i/>
          <w:iCs/>
        </w:rPr>
      </w:pPr>
      <w:r w:rsidRPr="7AE5C970">
        <w:rPr>
          <w:i/>
          <w:iCs/>
        </w:rPr>
        <w:t>Find the maximum power output from the device</w:t>
      </w:r>
      <w:r w:rsidR="3D6BAA57" w:rsidRPr="7AE5C970">
        <w:rPr>
          <w:i/>
          <w:iCs/>
        </w:rPr>
        <w:t xml:space="preserve">, and the corresponding current </w:t>
      </w:r>
      <w:r w:rsidR="1AF3B1C1" w:rsidRPr="7AE5C970">
        <w:rPr>
          <w:i/>
          <w:iCs/>
        </w:rPr>
        <w:t>density (</w:t>
      </w:r>
      <w:proofErr w:type="spellStart"/>
      <w:r w:rsidR="1AF3B1C1" w:rsidRPr="7AE5C970">
        <w:rPr>
          <w:i/>
          <w:iCs/>
        </w:rPr>
        <w:t>J_max</w:t>
      </w:r>
      <w:proofErr w:type="spellEnd"/>
      <w:r w:rsidR="1AF3B1C1" w:rsidRPr="7AE5C970">
        <w:rPr>
          <w:i/>
          <w:iCs/>
        </w:rPr>
        <w:t xml:space="preserve">) </w:t>
      </w:r>
      <w:r w:rsidR="3D6BAA57" w:rsidRPr="7AE5C970">
        <w:rPr>
          <w:i/>
          <w:iCs/>
        </w:rPr>
        <w:t xml:space="preserve">and voltage </w:t>
      </w:r>
      <w:r w:rsidR="2A5F762D" w:rsidRPr="7AE5C970">
        <w:rPr>
          <w:i/>
          <w:iCs/>
        </w:rPr>
        <w:t>(</w:t>
      </w:r>
      <w:proofErr w:type="spellStart"/>
      <w:r w:rsidR="2A5F762D" w:rsidRPr="7AE5C970">
        <w:rPr>
          <w:i/>
          <w:iCs/>
        </w:rPr>
        <w:t>V_max</w:t>
      </w:r>
      <w:proofErr w:type="spellEnd"/>
      <w:r w:rsidR="2A5F762D" w:rsidRPr="7AE5C970">
        <w:rPr>
          <w:i/>
          <w:iCs/>
        </w:rPr>
        <w:t xml:space="preserve">) </w:t>
      </w:r>
      <w:r w:rsidR="3D6BAA57" w:rsidRPr="7AE5C970">
        <w:rPr>
          <w:i/>
          <w:iCs/>
        </w:rPr>
        <w:t>values at the maximum power.</w:t>
      </w:r>
    </w:p>
    <w:p w14:paraId="714D2ADD" w14:textId="3D58E79B" w:rsidR="71BBC394" w:rsidRDefault="71BBC394" w:rsidP="7AE5C970">
      <w:pPr>
        <w:spacing w:line="288" w:lineRule="auto"/>
        <w:rPr>
          <w:i/>
          <w:iCs/>
        </w:rPr>
      </w:pPr>
      <w:r w:rsidRPr="7AE5C970">
        <w:rPr>
          <w:i/>
          <w:iCs/>
        </w:rPr>
        <w:t>Calculate the efficiency of the device assuming</w:t>
      </w:r>
      <w:r w:rsidR="0D816DFB" w:rsidRPr="7AE5C970">
        <w:rPr>
          <w:i/>
          <w:iCs/>
        </w:rPr>
        <w:t>,</w:t>
      </w:r>
      <w:r w:rsidRPr="7AE5C970">
        <w:rPr>
          <w:i/>
          <w:iCs/>
        </w:rPr>
        <w:t xml:space="preserve"> </w:t>
      </w:r>
      <w:r w:rsidR="11D09C24" w:rsidRPr="7AE5C970">
        <w:rPr>
          <w:i/>
          <w:iCs/>
        </w:rPr>
        <w:t>in this case</w:t>
      </w:r>
      <w:r w:rsidR="73250D7F" w:rsidRPr="7AE5C970">
        <w:rPr>
          <w:i/>
          <w:iCs/>
        </w:rPr>
        <w:t>,</w:t>
      </w:r>
      <w:r w:rsidR="11D09C24" w:rsidRPr="7AE5C970">
        <w:rPr>
          <w:i/>
          <w:iCs/>
        </w:rPr>
        <w:t xml:space="preserve"> that </w:t>
      </w:r>
      <w:r w:rsidRPr="7AE5C970">
        <w:rPr>
          <w:i/>
          <w:iCs/>
        </w:rPr>
        <w:t xml:space="preserve">the 1 sun equivalent irradiance corresponds to 100 </w:t>
      </w:r>
      <w:proofErr w:type="spellStart"/>
      <w:r w:rsidRPr="7AE5C970">
        <w:rPr>
          <w:i/>
          <w:iCs/>
        </w:rPr>
        <w:t>mW</w:t>
      </w:r>
      <w:proofErr w:type="spellEnd"/>
      <w:r w:rsidRPr="7AE5C970">
        <w:rPr>
          <w:i/>
          <w:iCs/>
        </w:rPr>
        <w:t xml:space="preserve"> cm-2.</w:t>
      </w:r>
    </w:p>
    <w:p w14:paraId="51064E60" w14:textId="6FBEAA00" w:rsidR="7AE5C970" w:rsidRDefault="7AE5C970" w:rsidP="7AE5C970">
      <w:pPr>
        <w:spacing w:line="288" w:lineRule="auto"/>
        <w:rPr>
          <w:b/>
          <w:bCs/>
        </w:rPr>
      </w:pPr>
    </w:p>
    <w:p w14:paraId="3CDC827A" w14:textId="69217096" w:rsidR="002971CF" w:rsidRPr="00912E79" w:rsidRDefault="002971CF" w:rsidP="000F752E">
      <w:pPr>
        <w:spacing w:line="288" w:lineRule="auto"/>
        <w:rPr>
          <w:b/>
          <w:bCs/>
        </w:rPr>
      </w:pPr>
      <w:r w:rsidRPr="00912E79">
        <w:rPr>
          <w:b/>
          <w:bCs/>
        </w:rPr>
        <w:t>Schottky barrier</w:t>
      </w:r>
    </w:p>
    <w:p w14:paraId="267D0DC1" w14:textId="22795388" w:rsidR="7BF1F1A6" w:rsidRDefault="7BF1F1A6" w:rsidP="7AE5C970">
      <w:pPr>
        <w:spacing w:line="288" w:lineRule="auto"/>
      </w:pPr>
      <w:r>
        <w:t xml:space="preserve">A </w:t>
      </w:r>
      <w:r w:rsidR="78B789E7">
        <w:t xml:space="preserve">Schottky barrier can be formed when a metal and semiconductor </w:t>
      </w:r>
      <w:r w:rsidR="4F4F79E6">
        <w:t>(</w:t>
      </w:r>
      <w:r w:rsidR="4105C030">
        <w:t xml:space="preserve">typically </w:t>
      </w:r>
      <w:r w:rsidR="4F4F79E6">
        <w:t xml:space="preserve">doped) </w:t>
      </w:r>
      <w:r w:rsidR="78B789E7">
        <w:t xml:space="preserve">with differing </w:t>
      </w:r>
      <w:proofErr w:type="spellStart"/>
      <w:r w:rsidR="78B789E7">
        <w:t>workfunctions</w:t>
      </w:r>
      <w:proofErr w:type="spellEnd"/>
      <w:r w:rsidR="78B789E7">
        <w:t xml:space="preserve"> </w:t>
      </w:r>
      <w:r w:rsidR="43A569BF">
        <w:t xml:space="preserve">are </w:t>
      </w:r>
      <w:r w:rsidR="78B789E7">
        <w:t>contact</w:t>
      </w:r>
      <w:r w:rsidR="62C8CE58">
        <w:t>ed</w:t>
      </w:r>
      <w:r w:rsidR="78B789E7">
        <w:t>.</w:t>
      </w:r>
      <w:r w:rsidR="0DBB9576">
        <w:t xml:space="preserve"> This creates a</w:t>
      </w:r>
      <w:r w:rsidR="4B1277E6">
        <w:t>n</w:t>
      </w:r>
      <w:r w:rsidR="0DBB9576">
        <w:t xml:space="preserve"> </w:t>
      </w:r>
      <w:r w:rsidR="068C0E10">
        <w:t xml:space="preserve">electrostatic potential barrier </w:t>
      </w:r>
      <w:r w:rsidR="6C722FEE">
        <w:t>that</w:t>
      </w:r>
      <w:r w:rsidR="068C0E10">
        <w:t xml:space="preserve"> imped</w:t>
      </w:r>
      <w:r w:rsidR="7E8BB563">
        <w:t>es</w:t>
      </w:r>
      <w:r w:rsidR="068C0E10">
        <w:t xml:space="preserve"> the flow of current in </w:t>
      </w:r>
      <w:r w:rsidR="2D4DA4A0">
        <w:t>one direction.</w:t>
      </w:r>
      <w:r w:rsidR="5EF6AFD7">
        <w:t xml:space="preserve"> </w:t>
      </w:r>
      <w:r w:rsidR="1FBD7499">
        <w:t xml:space="preserve">The </w:t>
      </w:r>
      <w:r w:rsidR="611FBFC5">
        <w:t xml:space="preserve">distance </w:t>
      </w:r>
      <w:r w:rsidR="1FBD7499">
        <w:t xml:space="preserve">over which the potential </w:t>
      </w:r>
      <w:r w:rsidR="1C1529F8">
        <w:t xml:space="preserve">barrier falls is known as the space-charge layer </w:t>
      </w:r>
      <w:r w:rsidR="00DF54A6">
        <w:t>(</w:t>
      </w:r>
      <w:r w:rsidR="1C1529F8">
        <w:t>or depletion</w:t>
      </w:r>
      <w:r w:rsidR="00DF54A6">
        <w:t>)</w:t>
      </w:r>
      <w:r w:rsidR="1C1529F8">
        <w:t xml:space="preserve"> width, </w:t>
      </w:r>
      <w:proofErr w:type="spellStart"/>
      <w:r w:rsidR="1C1529F8" w:rsidRPr="7AE5C970">
        <w:rPr>
          <w:i/>
          <w:iCs/>
        </w:rPr>
        <w:t>w</w:t>
      </w:r>
      <w:r w:rsidR="1C1529F8" w:rsidRPr="7AE5C970">
        <w:rPr>
          <w:vertAlign w:val="subscript"/>
        </w:rPr>
        <w:t>d</w:t>
      </w:r>
      <w:proofErr w:type="spellEnd"/>
      <w:r w:rsidR="1C1529F8" w:rsidRPr="7AE5C970">
        <w:t xml:space="preserve"> and is an important </w:t>
      </w:r>
      <w:r w:rsidR="63CD1F55" w:rsidRPr="7AE5C970">
        <w:t xml:space="preserve">characteristic </w:t>
      </w:r>
      <w:r w:rsidR="1C1529F8" w:rsidRPr="7AE5C970">
        <w:t>pro</w:t>
      </w:r>
      <w:r w:rsidR="79085709" w:rsidRPr="7AE5C970">
        <w:t xml:space="preserve">perty of </w:t>
      </w:r>
      <w:r w:rsidR="75F0A82B" w:rsidRPr="7AE5C970">
        <w:t>metal-</w:t>
      </w:r>
      <w:r w:rsidR="79085709" w:rsidRPr="7AE5C970">
        <w:t>semiconductor junctions</w:t>
      </w:r>
      <w:r w:rsidR="2BB7E47E" w:rsidRPr="7AE5C970">
        <w:t>:</w:t>
      </w:r>
    </w:p>
    <w:p w14:paraId="1B57957A" w14:textId="1C6229B4" w:rsidR="00D6FBFA" w:rsidRDefault="00D6FBFA" w:rsidP="7AE5C970">
      <w:pPr>
        <w:spacing w:line="288" w:lineRule="auto"/>
      </w:pPr>
      <w:r>
        <w:rPr>
          <w:noProof/>
          <w:lang w:val="en-US"/>
        </w:rPr>
        <w:drawing>
          <wp:inline distT="0" distB="0" distL="0" distR="0" wp14:anchorId="1C2B1782" wp14:editId="0A5CAB81">
            <wp:extent cx="2026506" cy="421826"/>
            <wp:effectExtent l="0" t="0" r="0" b="0"/>
            <wp:docPr id="1993808234" name="Picture 199380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26506" cy="421826"/>
                    </a:xfrm>
                    <a:prstGeom prst="rect">
                      <a:avLst/>
                    </a:prstGeom>
                  </pic:spPr>
                </pic:pic>
              </a:graphicData>
            </a:graphic>
          </wp:inline>
        </w:drawing>
      </w:r>
    </w:p>
    <w:p w14:paraId="60658F7E" w14:textId="2386427A" w:rsidR="25B779C3" w:rsidRDefault="00DF54A6" w:rsidP="7AE5C970">
      <w:pPr>
        <w:spacing w:line="288" w:lineRule="auto"/>
      </w:pPr>
      <w:r>
        <w:t>, w</w:t>
      </w:r>
      <w:r w:rsidR="25B779C3">
        <w:t xml:space="preserve">here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586114B8">
        <w:t xml:space="preserve"> is the relative dielectric constant of the</w:t>
      </w:r>
      <w:r w:rsidR="25B779C3">
        <w:t xml:space="preserve"> semiconductor </w:t>
      </w:r>
      <w:r w:rsidR="5A5A12A1">
        <w:t xml:space="preserve">and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5A5A12A1">
        <w:t xml:space="preserve"> is the vacuum permittivity</w:t>
      </w:r>
      <w:r w:rsidR="6967DB14">
        <w:t>.</w:t>
      </w:r>
      <w:r w:rsidR="13E0FBA3">
        <w:t xml:space="preserve"> In this situation,</w:t>
      </w:r>
      <w:r w:rsidR="25B779C3">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rsidR="6ABD612C">
        <w:t xml:space="preserve"> is the difference in</w:t>
      </w:r>
      <w:r w:rsidR="6B2C29D6">
        <w:t xml:space="preserve"> energy between</w:t>
      </w:r>
      <w:r w:rsidR="6ABD612C">
        <w:t xml:space="preserve"> the metal workfuncti</w:t>
      </w:r>
      <w:r w:rsidR="04C7209F">
        <w:t>on and the semi</w:t>
      </w:r>
      <w:r w:rsidR="68ECFBDC">
        <w:t xml:space="preserve">conductor equilibrium Fermi energy (the built-in potential) and </w:t>
      </w:r>
      <w:proofErr w:type="spellStart"/>
      <w:r w:rsidR="68ECFBDC" w:rsidRPr="7AE5C970">
        <w:rPr>
          <w:i/>
          <w:iCs/>
        </w:rPr>
        <w:t>V</w:t>
      </w:r>
      <w:r w:rsidR="68ECFBDC" w:rsidRPr="7AE5C970">
        <w:rPr>
          <w:vertAlign w:val="subscript"/>
        </w:rPr>
        <w:t>app</w:t>
      </w:r>
      <w:proofErr w:type="spellEnd"/>
      <w:r w:rsidR="68ECFBDC">
        <w:t xml:space="preserve"> is the applied </w:t>
      </w:r>
      <w:r w:rsidR="1CB046E2">
        <w:t>voltage.</w:t>
      </w:r>
    </w:p>
    <w:p w14:paraId="140640D8" w14:textId="712F8B30" w:rsidR="7AE5C970" w:rsidRDefault="7AE5C970" w:rsidP="7AE5C970">
      <w:pPr>
        <w:spacing w:line="288" w:lineRule="auto"/>
      </w:pPr>
    </w:p>
    <w:p w14:paraId="42AD53D9" w14:textId="5C71AB3B" w:rsidR="7B3946C7" w:rsidRDefault="7B3946C7" w:rsidP="7AE5C970">
      <w:pPr>
        <w:spacing w:line="288" w:lineRule="auto"/>
        <w:rPr>
          <w:b/>
          <w:bCs/>
        </w:rPr>
      </w:pPr>
      <w:r w:rsidRPr="7AE5C970">
        <w:rPr>
          <w:b/>
          <w:bCs/>
          <w:i/>
          <w:iCs/>
        </w:rPr>
        <w:t>Exercise 4a</w:t>
      </w:r>
      <w:r w:rsidR="00021D5B">
        <w:rPr>
          <w:b/>
          <w:bCs/>
          <w:i/>
          <w:iCs/>
        </w:rPr>
        <w:t>.</w:t>
      </w:r>
      <w:r w:rsidR="00021D5B">
        <w:rPr>
          <w:b/>
          <w:bCs/>
          <w:i/>
          <w:iCs/>
        </w:rPr>
        <w:tab/>
        <w:t>Space charge layer width in a Schottky barrier</w:t>
      </w:r>
    </w:p>
    <w:p w14:paraId="18B1702D" w14:textId="01418A6C" w:rsidR="3AA002A5" w:rsidRDefault="3AA002A5" w:rsidP="7AE5C970">
      <w:pPr>
        <w:spacing w:line="288" w:lineRule="auto"/>
        <w:rPr>
          <w:vertAlign w:val="subscript"/>
        </w:rPr>
      </w:pPr>
      <w:r w:rsidRPr="7AE5C970">
        <w:rPr>
          <w:i/>
          <w:iCs/>
        </w:rPr>
        <w:t xml:space="preserve">Estimate width of the space charge layer with for a Schottky barrier with a built-in potential of 0.7 eV and </w:t>
      </w:r>
      <w:r w:rsidR="361300F2" w:rsidRPr="7AE5C970">
        <w:rPr>
          <w:i/>
          <w:iCs/>
        </w:rPr>
        <w:t>a doping density of N</w:t>
      </w:r>
      <w:r w:rsidR="361300F2" w:rsidRPr="7AE5C970">
        <w:rPr>
          <w:i/>
          <w:iCs/>
          <w:vertAlign w:val="subscript"/>
        </w:rPr>
        <w:t xml:space="preserve">D </w:t>
      </w:r>
      <w:r w:rsidR="361300F2" w:rsidRPr="7AE5C970">
        <w:rPr>
          <w:i/>
          <w:iCs/>
        </w:rPr>
        <w:t>= 2.09 x 10</w:t>
      </w:r>
      <w:r w:rsidR="361300F2" w:rsidRPr="7AE5C970">
        <w:rPr>
          <w:i/>
          <w:iCs/>
          <w:vertAlign w:val="superscript"/>
        </w:rPr>
        <w:t>17</w:t>
      </w:r>
      <w:r w:rsidR="361300F2" w:rsidRPr="7AE5C970">
        <w:rPr>
          <w:i/>
          <w:iCs/>
        </w:rPr>
        <w:t xml:space="preserve"> cm</w:t>
      </w:r>
      <w:r w:rsidR="361300F2" w:rsidRPr="7AE5C970">
        <w:rPr>
          <w:i/>
          <w:iCs/>
          <w:vertAlign w:val="superscript"/>
        </w:rPr>
        <w:t>-3</w:t>
      </w:r>
      <w:r w:rsidR="00DF54A6">
        <w:rPr>
          <w:i/>
          <w:iCs/>
          <w:vertAlign w:val="subscript"/>
        </w:rPr>
        <w:t xml:space="preserve">, </w:t>
      </w:r>
      <w:r w:rsidR="00DF54A6">
        <w:rPr>
          <w:i/>
          <w:iCs/>
        </w:rPr>
        <w:t xml:space="preserve">with </w:t>
      </w:r>
      <w:proofErr w:type="spellStart"/>
      <w:r w:rsidR="00DF54A6">
        <w:rPr>
          <w:i/>
          <w:iCs/>
        </w:rPr>
        <w:t>Vapp</w:t>
      </w:r>
      <w:proofErr w:type="spellEnd"/>
      <w:r w:rsidR="00DF54A6">
        <w:rPr>
          <w:i/>
          <w:iCs/>
        </w:rPr>
        <w:t xml:space="preserve"> = 0 V</w:t>
      </w:r>
      <w:r w:rsidR="1413F766" w:rsidRPr="7AE5C970">
        <w:rPr>
          <w:i/>
          <w:iCs/>
        </w:rPr>
        <w:t>.</w:t>
      </w:r>
      <w:r w:rsidR="361300F2" w:rsidRPr="7AE5C970">
        <w:rPr>
          <w:i/>
          <w:iCs/>
        </w:rPr>
        <w:t xml:space="preserve"> </w:t>
      </w:r>
      <w:r w:rsidR="0E058014" w:rsidRPr="7AE5C970">
        <w:t>Note</w:t>
      </w:r>
      <w:r w:rsidR="370CF27E" w:rsidRPr="7AE5C970">
        <w:t xml:space="preserve">: </w:t>
      </w:r>
      <w:r w:rsidR="5749CB23" w:rsidRPr="7AE5C970">
        <w:t>D</w:t>
      </w:r>
      <w:r w:rsidR="370CF27E" w:rsidRPr="7AE5C970">
        <w:t xml:space="preserve">istances have units of cm in the simulation </w:t>
      </w:r>
      <w:r w:rsidR="0E3BEE71" w:rsidRPr="7AE5C970">
        <w:t xml:space="preserve">and </w:t>
      </w:r>
      <w:r w:rsidR="370CF27E" w:rsidRPr="7AE5C970">
        <w:t>1 cm</w:t>
      </w:r>
      <w:r w:rsidR="370CF27E" w:rsidRPr="7AE5C970">
        <w:rPr>
          <w:vertAlign w:val="superscript"/>
        </w:rPr>
        <w:t xml:space="preserve">-3 </w:t>
      </w:r>
      <w:r w:rsidR="370CF27E" w:rsidRPr="7AE5C970">
        <w:t xml:space="preserve"> = 1</w:t>
      </w:r>
      <w:r w:rsidR="67BA35E1" w:rsidRPr="7AE5C970">
        <w:t>0</w:t>
      </w:r>
      <w:r w:rsidR="67BA35E1" w:rsidRPr="7AE5C970">
        <w:rPr>
          <w:vertAlign w:val="superscript"/>
        </w:rPr>
        <w:t xml:space="preserve">6 </w:t>
      </w:r>
      <w:r w:rsidR="67BA35E1" w:rsidRPr="7AE5C970">
        <w:t xml:space="preserve"> m</w:t>
      </w:r>
      <w:r w:rsidR="67BA35E1" w:rsidRPr="7AE5C970">
        <w:rPr>
          <w:vertAlign w:val="superscript"/>
        </w:rPr>
        <w:t xml:space="preserve">-3 </w:t>
      </w:r>
      <w:r w:rsidR="67BA35E1" w:rsidRPr="7AE5C970">
        <w:t xml:space="preserve"> . </w:t>
      </w:r>
    </w:p>
    <w:p w14:paraId="27372181" w14:textId="486CA050" w:rsidR="03411D5F" w:rsidRDefault="03411D5F" w:rsidP="0085EDF0">
      <w:pPr>
        <w:spacing w:line="288" w:lineRule="auto"/>
      </w:pPr>
      <w:r>
        <w:t xml:space="preserve">Duplicate </w:t>
      </w:r>
      <w:r w:rsidR="190D7AD2">
        <w:t>the</w:t>
      </w:r>
      <w:r>
        <w:t xml:space="preserve"> </w:t>
      </w:r>
      <w:r w:rsidR="3E92766B">
        <w:t>.csv file that you created for the d</w:t>
      </w:r>
      <w:r>
        <w:t>oped semiconductor with Ohmic contacts</w:t>
      </w:r>
      <w:r w:rsidR="6653C3B6">
        <w:t xml:space="preserve"> </w:t>
      </w:r>
      <w:r w:rsidR="62D4C521">
        <w:t>(</w:t>
      </w:r>
      <w:r w:rsidR="62D4C521" w:rsidRPr="0085EDF0">
        <w:rPr>
          <w:rFonts w:ascii="Courier" w:eastAsia="Courier" w:hAnsi="Courier" w:cs="Courier"/>
          <w:color w:val="A020F0"/>
          <w:sz w:val="20"/>
          <w:szCs w:val="20"/>
        </w:rPr>
        <w:t>doped_ohmic.csv</w:t>
      </w:r>
      <w:r w:rsidR="62D4C521" w:rsidRPr="0085EDF0">
        <w:rPr>
          <w:rFonts w:asciiTheme="majorHAnsi" w:eastAsiaTheme="majorEastAsia" w:hAnsiTheme="majorHAnsi" w:cstheme="majorBidi"/>
          <w:sz w:val="20"/>
          <w:szCs w:val="20"/>
        </w:rPr>
        <w:t>)</w:t>
      </w:r>
      <w:r w:rsidR="62D4C521" w:rsidRPr="0085EDF0">
        <w:rPr>
          <w:rFonts w:ascii="Courier" w:eastAsia="Courier" w:hAnsi="Courier" w:cs="Courier"/>
          <w:color w:val="A020F0"/>
          <w:sz w:val="20"/>
          <w:szCs w:val="20"/>
        </w:rPr>
        <w:t xml:space="preserve"> </w:t>
      </w:r>
      <w:r w:rsidR="6653C3B6">
        <w:t>and give it a new name</w:t>
      </w:r>
      <w:r w:rsidR="00805A5C">
        <w:t xml:space="preserve"> (e.g. </w:t>
      </w:r>
      <w:r w:rsidR="00805A5C">
        <w:rPr>
          <w:rFonts w:ascii="Courier" w:eastAsia="Courier" w:hAnsi="Courier" w:cs="Courier"/>
          <w:color w:val="A020F0"/>
          <w:sz w:val="20"/>
          <w:szCs w:val="20"/>
        </w:rPr>
        <w:t>Schottky</w:t>
      </w:r>
      <w:r w:rsidR="00642AE5" w:rsidRPr="0085EDF0">
        <w:rPr>
          <w:rFonts w:ascii="Courier" w:eastAsia="Courier" w:hAnsi="Courier" w:cs="Courier"/>
          <w:color w:val="A020F0"/>
          <w:sz w:val="20"/>
          <w:szCs w:val="20"/>
        </w:rPr>
        <w:t>.csv</w:t>
      </w:r>
      <w:r w:rsidR="00642AE5" w:rsidRPr="0085EDF0">
        <w:rPr>
          <w:rFonts w:asciiTheme="majorHAnsi" w:eastAsiaTheme="majorEastAsia" w:hAnsiTheme="majorHAnsi" w:cstheme="majorBidi"/>
          <w:sz w:val="20"/>
          <w:szCs w:val="20"/>
        </w:rPr>
        <w:t>)</w:t>
      </w:r>
      <w:r w:rsidR="6653C3B6">
        <w:t>.</w:t>
      </w:r>
    </w:p>
    <w:p w14:paraId="33C472C3" w14:textId="70B11364" w:rsidR="6653C3B6" w:rsidRDefault="6653C3B6" w:rsidP="7AE5C970">
      <w:pPr>
        <w:spacing w:line="288" w:lineRule="auto"/>
      </w:pPr>
      <w:r w:rsidRPr="7AE5C970">
        <w:t>Create a built-in potential barrier of 0.</w:t>
      </w:r>
      <w:r w:rsidR="6E151B35" w:rsidRPr="7AE5C970">
        <w:t>7</w:t>
      </w:r>
      <w:r w:rsidRPr="7AE5C970">
        <w:t xml:space="preserve"> eV by </w:t>
      </w:r>
      <w:r w:rsidR="27E2827C" w:rsidRPr="7AE5C970">
        <w:t>adjusting</w:t>
      </w:r>
      <w:r w:rsidR="188844A2" w:rsidRPr="7AE5C970">
        <w:t xml:space="preserve"> the left-hand</w:t>
      </w:r>
      <w:r w:rsidR="4B781F45" w:rsidRPr="7AE5C970">
        <w:t xml:space="preserve"> </w:t>
      </w:r>
      <w:r w:rsidR="188844A2" w:rsidRPr="7AE5C970">
        <w:t>electrode</w:t>
      </w:r>
      <w:r w:rsidR="6FF91479" w:rsidRPr="7AE5C970">
        <w:t xml:space="preserve"> </w:t>
      </w:r>
      <w:proofErr w:type="spellStart"/>
      <w:r w:rsidR="188844A2" w:rsidRPr="7AE5C970">
        <w:t>workfunction</w:t>
      </w:r>
      <w:proofErr w:type="spellEnd"/>
      <w:r w:rsidR="6718B015" w:rsidRPr="7AE5C970">
        <w:t>,</w:t>
      </w:r>
      <w:r w:rsidR="27E2827C" w:rsidRPr="7AE5C970">
        <w:t xml:space="preserve"> </w:t>
      </w:r>
      <w:proofErr w:type="spellStart"/>
      <w:r w:rsidRPr="7AE5C970">
        <w:rPr>
          <w:rFonts w:ascii="Courier" w:eastAsia="Courier" w:hAnsi="Courier" w:cs="Courier"/>
        </w:rPr>
        <w:t>Phi_left</w:t>
      </w:r>
      <w:proofErr w:type="spellEnd"/>
      <w:r w:rsidR="7E9051AD" w:rsidRPr="7AE5C970">
        <w:rPr>
          <w:rFonts w:ascii="Courier" w:eastAsia="Courier" w:hAnsi="Courier" w:cs="Courier"/>
        </w:rPr>
        <w:t>,</w:t>
      </w:r>
      <w:r w:rsidR="00DF54A6">
        <w:rPr>
          <w:rFonts w:ascii="Courier" w:eastAsia="Courier" w:hAnsi="Courier" w:cs="Courier"/>
        </w:rPr>
        <w:t xml:space="preserve"> </w:t>
      </w:r>
      <w:r w:rsidR="2092A913" w:rsidRPr="7AE5C970">
        <w:t>to the appropriate value</w:t>
      </w:r>
      <w:r w:rsidR="48EBEB6D" w:rsidRPr="7AE5C970">
        <w:t xml:space="preserve"> (it should be more negative than </w:t>
      </w:r>
      <w:r w:rsidR="00021D5B">
        <w:rPr>
          <w:i/>
          <w:iCs/>
        </w:rPr>
        <w:t>E</w:t>
      </w:r>
      <w:r w:rsidR="00021D5B">
        <w:rPr>
          <w:i/>
          <w:iCs/>
          <w:vertAlign w:val="subscript"/>
        </w:rPr>
        <w:t>F0</w:t>
      </w:r>
      <w:r w:rsidR="48EBEB6D" w:rsidRPr="7AE5C970">
        <w:t>)</w:t>
      </w:r>
      <w:r w:rsidR="2092A913" w:rsidRPr="7AE5C970">
        <w:t>.</w:t>
      </w:r>
    </w:p>
    <w:p w14:paraId="2522EE2C" w14:textId="64129703" w:rsidR="62912B0C" w:rsidRDefault="62912B0C" w:rsidP="7AE5C970">
      <w:pPr>
        <w:spacing w:line="288" w:lineRule="auto"/>
        <w:rPr>
          <w:i/>
          <w:iCs/>
        </w:rPr>
      </w:pPr>
      <w:r w:rsidRPr="7AE5C970">
        <w:rPr>
          <w:i/>
          <w:iCs/>
        </w:rPr>
        <w:t>Verify your estimate for the space charge</w:t>
      </w:r>
      <w:r w:rsidR="0B3A0108" w:rsidRPr="7AE5C970">
        <w:rPr>
          <w:i/>
          <w:iCs/>
        </w:rPr>
        <w:t xml:space="preserve"> layer</w:t>
      </w:r>
      <w:r w:rsidRPr="7AE5C970">
        <w:rPr>
          <w:i/>
          <w:iCs/>
        </w:rPr>
        <w:t xml:space="preserve"> width using the energy level diagram</w:t>
      </w:r>
      <w:r w:rsidR="151EE61F" w:rsidRPr="7AE5C970">
        <w:rPr>
          <w:i/>
          <w:iCs/>
        </w:rPr>
        <w:t xml:space="preserve"> by running the script with your new parameter set.</w:t>
      </w:r>
    </w:p>
    <w:p w14:paraId="4521D5AC" w14:textId="2F0D6068" w:rsidR="13D9CB45" w:rsidRDefault="13D9CB45" w:rsidP="7AE5C970">
      <w:pPr>
        <w:spacing w:line="288" w:lineRule="auto"/>
        <w:rPr>
          <w:i/>
          <w:iCs/>
        </w:rPr>
      </w:pPr>
      <w:r w:rsidRPr="7AE5C970">
        <w:rPr>
          <w:i/>
          <w:iCs/>
        </w:rPr>
        <w:lastRenderedPageBreak/>
        <w:t>Verify that</w:t>
      </w:r>
      <w:r w:rsidR="2092A913" w:rsidRPr="7AE5C970">
        <w:rPr>
          <w:i/>
          <w:iCs/>
        </w:rPr>
        <w:t xml:space="preserve"> the following parameters influence the space charge layer width</w:t>
      </w:r>
      <w:r w:rsidR="2ABA95FE" w:rsidRPr="7AE5C970">
        <w:rPr>
          <w:i/>
          <w:iCs/>
        </w:rPr>
        <w:t xml:space="preserve"> (</w:t>
      </w:r>
      <w:proofErr w:type="spellStart"/>
      <w:r w:rsidR="00021D5B">
        <w:rPr>
          <w:i/>
          <w:iCs/>
        </w:rPr>
        <w:t>w</w:t>
      </w:r>
      <w:r w:rsidR="00021D5B">
        <w:rPr>
          <w:i/>
          <w:iCs/>
          <w:vertAlign w:val="subscript"/>
        </w:rPr>
        <w:t>d</w:t>
      </w:r>
      <w:proofErr w:type="spellEnd"/>
      <w:r w:rsidR="2ABA95FE" w:rsidRPr="7AE5C970">
        <w:rPr>
          <w:i/>
          <w:iCs/>
        </w:rPr>
        <w:t>)</w:t>
      </w:r>
      <w:r w:rsidR="7B1B1954" w:rsidRPr="7AE5C970">
        <w:rPr>
          <w:i/>
          <w:iCs/>
        </w:rPr>
        <w:t xml:space="preserve"> according to the equation above</w:t>
      </w:r>
      <w:r w:rsidR="53BF6A57" w:rsidRPr="7AE5C970">
        <w:rPr>
          <w:i/>
          <w:iCs/>
        </w:rPr>
        <w:t>:</w:t>
      </w:r>
    </w:p>
    <w:p w14:paraId="4E025FCC" w14:textId="3CC9F6D3" w:rsidR="61C99885" w:rsidRDefault="61C99885" w:rsidP="7AE5C970">
      <w:pPr>
        <w:pStyle w:val="ListParagraph"/>
        <w:numPr>
          <w:ilvl w:val="0"/>
          <w:numId w:val="2"/>
        </w:numPr>
        <w:spacing w:line="288" w:lineRule="auto"/>
        <w:rPr>
          <w:rFonts w:eastAsiaTheme="minorEastAsia"/>
        </w:rPr>
      </w:pPr>
      <w:r w:rsidRPr="7AE5C970">
        <w:rPr>
          <w:i/>
          <w:iCs/>
        </w:rPr>
        <w:t xml:space="preserve">The built-in potential of the </w:t>
      </w:r>
      <w:r w:rsidR="18C934BB" w:rsidRPr="7AE5C970">
        <w:rPr>
          <w:i/>
          <w:iCs/>
        </w:rPr>
        <w:t>junction</w:t>
      </w:r>
    </w:p>
    <w:p w14:paraId="71726A1C" w14:textId="6D94752A" w:rsidR="18C934BB" w:rsidRDefault="18C934BB" w:rsidP="7AE5C970">
      <w:pPr>
        <w:pStyle w:val="ListParagraph"/>
        <w:numPr>
          <w:ilvl w:val="0"/>
          <w:numId w:val="2"/>
        </w:numPr>
        <w:spacing w:line="288" w:lineRule="auto"/>
      </w:pPr>
      <w:r w:rsidRPr="7AE5C970">
        <w:rPr>
          <w:i/>
          <w:iCs/>
        </w:rPr>
        <w:t>The doping density</w:t>
      </w:r>
    </w:p>
    <w:p w14:paraId="3CF0BFB9" w14:textId="6637F685" w:rsidR="18C934BB" w:rsidRDefault="18C934BB" w:rsidP="7AE5C970">
      <w:pPr>
        <w:pStyle w:val="ListParagraph"/>
        <w:numPr>
          <w:ilvl w:val="0"/>
          <w:numId w:val="2"/>
        </w:numPr>
        <w:spacing w:line="288" w:lineRule="auto"/>
      </w:pPr>
      <w:r w:rsidRPr="7AE5C970">
        <w:rPr>
          <w:i/>
          <w:iCs/>
        </w:rPr>
        <w:t>The semiconductor relative dielectric constant</w:t>
      </w:r>
    </w:p>
    <w:p w14:paraId="442D84ED" w14:textId="7E7311F8" w:rsidR="00E5685F" w:rsidRDefault="00E5685F" w:rsidP="000F752E">
      <w:pPr>
        <w:spacing w:line="288" w:lineRule="auto"/>
        <w:rPr>
          <w:i/>
        </w:rPr>
      </w:pPr>
      <w:r w:rsidRPr="7AE5C970">
        <w:rPr>
          <w:i/>
        </w:rPr>
        <w:t>What do current voltage curves look like in this case</w:t>
      </w:r>
      <w:r w:rsidR="161A84B9" w:rsidRPr="7AE5C970">
        <w:rPr>
          <w:i/>
          <w:iCs/>
        </w:rPr>
        <w:t>?</w:t>
      </w:r>
    </w:p>
    <w:p w14:paraId="1EFA10EF" w14:textId="77777777" w:rsidR="00021D5B" w:rsidRDefault="00021D5B" w:rsidP="000F752E">
      <w:pPr>
        <w:spacing w:line="288" w:lineRule="auto"/>
        <w:rPr>
          <w:b/>
          <w:bCs/>
          <w:i/>
          <w:iCs/>
        </w:rPr>
      </w:pPr>
    </w:p>
    <w:p w14:paraId="5268DC63" w14:textId="5C99BFE9" w:rsidR="00E375C2" w:rsidRDefault="0DE8D7D2" w:rsidP="000F752E">
      <w:pPr>
        <w:spacing w:line="288" w:lineRule="auto"/>
        <w:rPr>
          <w:i/>
        </w:rPr>
      </w:pPr>
      <w:r w:rsidRPr="7AE5C970">
        <w:rPr>
          <w:b/>
          <w:bCs/>
          <w:i/>
          <w:iCs/>
        </w:rPr>
        <w:t xml:space="preserve">Optional Exercise 4.b Schottky </w:t>
      </w:r>
      <w:r w:rsidR="000253D5">
        <w:rPr>
          <w:b/>
          <w:bCs/>
          <w:i/>
          <w:iCs/>
        </w:rPr>
        <w:t>junction capacitance</w:t>
      </w:r>
    </w:p>
    <w:p w14:paraId="0BFBF7F9" w14:textId="78A1BF03" w:rsidR="0DE8D7D2" w:rsidRDefault="000253D5" w:rsidP="7AE5C970">
      <w:pPr>
        <w:spacing w:line="288" w:lineRule="auto"/>
        <w:rPr>
          <w:i/>
          <w:iCs/>
        </w:rPr>
      </w:pPr>
      <w:r>
        <w:rPr>
          <w:i/>
          <w:iCs/>
        </w:rPr>
        <w:t xml:space="preserve">Estimate the capacitance </w:t>
      </w:r>
      <w:r w:rsidR="00AE5830">
        <w:rPr>
          <w:i/>
          <w:iCs/>
        </w:rPr>
        <w:t xml:space="preserve">(C) </w:t>
      </w:r>
      <w:r>
        <w:rPr>
          <w:i/>
          <w:iCs/>
        </w:rPr>
        <w:t xml:space="preserve">of the </w:t>
      </w:r>
      <w:r w:rsidR="00077184">
        <w:rPr>
          <w:i/>
          <w:iCs/>
        </w:rPr>
        <w:t>Schottky junction given that</w:t>
      </w:r>
      <w:r w:rsidR="00AE5830">
        <w:rPr>
          <w:i/>
          <w:iCs/>
        </w:rPr>
        <w:t>:</w:t>
      </w:r>
    </w:p>
    <w:p w14:paraId="7029BE8A" w14:textId="473BC858" w:rsidR="00AE5830" w:rsidRPr="00BB23D6" w:rsidRDefault="00196B52" w:rsidP="7AE5C970">
      <w:pPr>
        <w:spacing w:line="288" w:lineRule="auto"/>
        <w:rPr>
          <w:sz w:val="28"/>
          <w:szCs w:val="28"/>
        </w:rPr>
      </w:pPr>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A</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d</m:t>
                </m:r>
              </m:sub>
            </m:sSub>
          </m:den>
        </m:f>
      </m:oMath>
      <w:r w:rsidR="00090942" w:rsidRPr="00BB23D6">
        <w:rPr>
          <w:rFonts w:eastAsiaTheme="minorEastAsia"/>
          <w:sz w:val="28"/>
          <w:szCs w:val="28"/>
        </w:rPr>
        <w:tab/>
      </w:r>
    </w:p>
    <w:p w14:paraId="4A3E7DC7" w14:textId="39B0BB85" w:rsidR="7AE5C970" w:rsidRDefault="000B45A1" w:rsidP="7AE5C970">
      <w:pPr>
        <w:spacing w:line="288" w:lineRule="auto"/>
      </w:pPr>
      <w:r>
        <w:rPr>
          <w:i/>
          <w:iCs/>
        </w:rPr>
        <w:t>Try plotting 1/C</w:t>
      </w:r>
      <w:r>
        <w:rPr>
          <w:i/>
          <w:iCs/>
          <w:vertAlign w:val="superscript"/>
        </w:rPr>
        <w:t>2</w:t>
      </w:r>
      <w:r>
        <w:rPr>
          <w:i/>
          <w:iCs/>
        </w:rPr>
        <w:t xml:space="preserve"> against </w:t>
      </w:r>
      <w:proofErr w:type="spellStart"/>
      <w:r w:rsidR="000373C8">
        <w:rPr>
          <w:i/>
          <w:iCs/>
        </w:rPr>
        <w:t>V</w:t>
      </w:r>
      <w:r w:rsidR="000373C8">
        <w:rPr>
          <w:i/>
          <w:iCs/>
          <w:vertAlign w:val="subscript"/>
        </w:rPr>
        <w:t>app</w:t>
      </w:r>
      <w:proofErr w:type="spellEnd"/>
      <w:r w:rsidR="000373C8">
        <w:t xml:space="preserve">. </w:t>
      </w:r>
      <w:r w:rsidR="000373C8" w:rsidRPr="008B4A2C">
        <w:rPr>
          <w:i/>
          <w:iCs/>
        </w:rPr>
        <w:t>What relationship do you observe, what can you learn from it?</w:t>
      </w:r>
      <w:r w:rsidR="00D13971" w:rsidRPr="008B4A2C">
        <w:rPr>
          <w:i/>
          <w:iCs/>
        </w:rPr>
        <w:t xml:space="preserve"> (Consider the combining the capacitance equation</w:t>
      </w:r>
      <w:r w:rsidR="008B4A2C" w:rsidRPr="008B4A2C">
        <w:rPr>
          <w:i/>
          <w:iCs/>
        </w:rPr>
        <w:t xml:space="preserve"> above with the expression of </w:t>
      </w:r>
      <w:proofErr w:type="spellStart"/>
      <w:r w:rsidR="008B4A2C" w:rsidRPr="008B4A2C">
        <w:rPr>
          <w:i/>
          <w:iCs/>
        </w:rPr>
        <w:t>w</w:t>
      </w:r>
      <w:r w:rsidR="008B4A2C" w:rsidRPr="008B4A2C">
        <w:rPr>
          <w:i/>
          <w:iCs/>
          <w:vertAlign w:val="subscript"/>
        </w:rPr>
        <w:t>d</w:t>
      </w:r>
      <w:proofErr w:type="spellEnd"/>
      <w:r w:rsidR="008B4A2C" w:rsidRPr="008B4A2C">
        <w:rPr>
          <w:i/>
          <w:iCs/>
        </w:rPr>
        <w:t>).</w:t>
      </w:r>
    </w:p>
    <w:p w14:paraId="4C16B62E" w14:textId="77777777" w:rsidR="008B4A2C" w:rsidRPr="008B4A2C" w:rsidRDefault="008B4A2C" w:rsidP="7AE5C970">
      <w:pPr>
        <w:spacing w:line="288" w:lineRule="auto"/>
      </w:pPr>
    </w:p>
    <w:p w14:paraId="5311BE37" w14:textId="48ED6BC9" w:rsidR="00E375C2" w:rsidRDefault="00E375C2" w:rsidP="000F752E">
      <w:pPr>
        <w:spacing w:line="288" w:lineRule="auto"/>
      </w:pPr>
      <w:r w:rsidRPr="7AE5C970">
        <w:rPr>
          <w:b/>
          <w:bCs/>
        </w:rPr>
        <w:t>Metal-</w:t>
      </w:r>
      <w:r w:rsidR="706AEFC7" w:rsidRPr="7AE5C970">
        <w:rPr>
          <w:b/>
          <w:bCs/>
        </w:rPr>
        <w:t>I</w:t>
      </w:r>
      <w:r w:rsidRPr="7AE5C970">
        <w:rPr>
          <w:b/>
          <w:bCs/>
        </w:rPr>
        <w:t>nsulator-</w:t>
      </w:r>
      <w:r w:rsidR="22A8C081" w:rsidRPr="7AE5C970">
        <w:rPr>
          <w:b/>
          <w:bCs/>
        </w:rPr>
        <w:t>S</w:t>
      </w:r>
      <w:r w:rsidRPr="7AE5C970">
        <w:rPr>
          <w:b/>
          <w:bCs/>
        </w:rPr>
        <w:t>emiconductor</w:t>
      </w:r>
    </w:p>
    <w:p w14:paraId="2C246CF6" w14:textId="22155BAE" w:rsidR="00E375C2" w:rsidRPr="00E375C2" w:rsidRDefault="3E1AAD65" w:rsidP="7AE5C970">
      <w:pPr>
        <w:spacing w:line="288" w:lineRule="auto"/>
      </w:pPr>
      <w:r>
        <w:t>We will now consider a M</w:t>
      </w:r>
      <w:r w:rsidR="40021CC2">
        <w:t>etal-Insulator-Semiconductor device</w:t>
      </w:r>
      <w:r w:rsidR="49DAFE1E">
        <w:t xml:space="preserve">, </w:t>
      </w:r>
      <w:r w:rsidR="40021CC2">
        <w:t>this actually has an architecture corresponding to Metal-Insulator-Semiconductor-Metal since both sides have electrical connections</w:t>
      </w:r>
      <w:r w:rsidR="41BF6603">
        <w:t>, but the Semiconductor-Metal interface is normally Ohmic.</w:t>
      </w:r>
    </w:p>
    <w:p w14:paraId="74D951EB" w14:textId="7793E7C8" w:rsidR="00E375C2" w:rsidRPr="00E375C2" w:rsidRDefault="65713999" w:rsidP="7AE5C970">
      <w:pPr>
        <w:spacing w:line="288" w:lineRule="auto"/>
      </w:pPr>
      <w:r>
        <w:t>Our previous simulations have only involved one semiconductor layer between metal contacts.</w:t>
      </w:r>
      <w:r w:rsidR="0886EC0C">
        <w:t xml:space="preserve"> Driftfusion allows you to have any number of semiconductor or insulator layers. In this section we will examine a two</w:t>
      </w:r>
      <w:r w:rsidR="5A6EC8F5">
        <w:t>-</w:t>
      </w:r>
      <w:r w:rsidR="0886EC0C">
        <w:t>layer device</w:t>
      </w:r>
      <w:r w:rsidR="2111D89C">
        <w:t xml:space="preserve"> (with metal contacts on each side)</w:t>
      </w:r>
      <w:r w:rsidR="0886EC0C">
        <w:t xml:space="preserve">. The </w:t>
      </w:r>
      <w:r w:rsidR="67D95EA4">
        <w:t xml:space="preserve">two layers are connected by a </w:t>
      </w:r>
      <w:r w:rsidR="267E43D6">
        <w:t>narrow</w:t>
      </w:r>
      <w:r w:rsidR="7FAC38A0">
        <w:t>,</w:t>
      </w:r>
      <w:r w:rsidR="267E43D6">
        <w:t xml:space="preserve"> </w:t>
      </w:r>
      <w:r w:rsidR="67D95EA4">
        <w:t>graded</w:t>
      </w:r>
      <w:r w:rsidR="68F57971">
        <w:t>,</w:t>
      </w:r>
      <w:r w:rsidR="67D95EA4">
        <w:t xml:space="preserve"> interface</w:t>
      </w:r>
      <w:r w:rsidR="56ABD05E">
        <w:t xml:space="preserve"> region where the properties of </w:t>
      </w:r>
      <w:r w:rsidR="323C039E">
        <w:t xml:space="preserve">the first </w:t>
      </w:r>
      <w:r w:rsidR="56ABD05E">
        <w:t>lay</w:t>
      </w:r>
      <w:r w:rsidR="5C53C108">
        <w:t xml:space="preserve">er continuously </w:t>
      </w:r>
      <w:r w:rsidR="56ABD05E">
        <w:t>transition to the properties of the next</w:t>
      </w:r>
      <w:r w:rsidR="67D95EA4">
        <w:t>.</w:t>
      </w:r>
    </w:p>
    <w:p w14:paraId="61471993" w14:textId="2B10D3C1" w:rsidR="003E7B6A" w:rsidRPr="00F05EB8" w:rsidRDefault="003E7B6A" w:rsidP="7AE5C970">
      <w:pPr>
        <w:spacing w:line="288" w:lineRule="auto"/>
        <w:rPr>
          <w:b/>
          <w:bCs/>
          <w:i/>
          <w:iCs/>
        </w:rPr>
      </w:pPr>
      <w:r w:rsidRPr="00F05EB8">
        <w:rPr>
          <w:b/>
          <w:bCs/>
          <w:i/>
          <w:iCs/>
        </w:rPr>
        <w:t>Exercise 5.</w:t>
      </w:r>
      <w:r w:rsidRPr="00F05EB8">
        <w:rPr>
          <w:b/>
          <w:bCs/>
          <w:i/>
          <w:iCs/>
        </w:rPr>
        <w:tab/>
      </w:r>
      <w:r w:rsidR="008F5DD7" w:rsidRPr="00F05EB8">
        <w:rPr>
          <w:b/>
          <w:bCs/>
          <w:i/>
          <w:iCs/>
        </w:rPr>
        <w:t>Energy level diagrams of a M-I-S capacitor</w:t>
      </w:r>
    </w:p>
    <w:p w14:paraId="6867E015" w14:textId="7FACFC75" w:rsidR="00E375C2" w:rsidRPr="00E375C2" w:rsidRDefault="67D95EA4" w:rsidP="7AE5C970">
      <w:pPr>
        <w:spacing w:line="288" w:lineRule="auto"/>
      </w:pPr>
      <w:r>
        <w:t>We have prepared a two</w:t>
      </w:r>
      <w:r w:rsidR="599B0339">
        <w:t>-</w:t>
      </w:r>
      <w:r>
        <w:t>l</w:t>
      </w:r>
      <w:r w:rsidR="68B23D1E">
        <w:t>ayer input parameter template</w:t>
      </w:r>
      <w:r w:rsidR="1D6177D5">
        <w:t xml:space="preserve"> which </w:t>
      </w:r>
      <w:r w:rsidR="35BB773A">
        <w:t>can be</w:t>
      </w:r>
      <w:r w:rsidR="68B23D1E">
        <w:t xml:space="preserve"> called</w:t>
      </w:r>
      <w:r w:rsidR="313DBC9F">
        <w:t xml:space="preserve"> in the script using</w:t>
      </w:r>
      <w:r w:rsidR="68B23D1E">
        <w:t>:</w:t>
      </w:r>
    </w:p>
    <w:p w14:paraId="64D44C26" w14:textId="079A146F" w:rsidR="00E375C2" w:rsidRPr="00E375C2" w:rsidRDefault="14C1AD98"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/2_layer</w:t>
      </w:r>
      <w:r w:rsidR="08841D02" w:rsidRPr="7AE5C970">
        <w:rPr>
          <w:rFonts w:ascii="Courier" w:eastAsia="Courier" w:hAnsi="Courier" w:cs="Courier"/>
          <w:color w:val="A020F0"/>
          <w:sz w:val="20"/>
          <w:szCs w:val="20"/>
        </w:rPr>
        <w:t>_device</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1FA6E1DE" w14:textId="3BC9EA52" w:rsidR="00E375C2" w:rsidRPr="00E375C2" w:rsidRDefault="14C1AD98"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E6F2526" w14:textId="77777777" w:rsidR="00F05EB8" w:rsidRDefault="00F05EB8" w:rsidP="7AE5C970">
      <w:pPr>
        <w:spacing w:line="288" w:lineRule="auto"/>
      </w:pPr>
    </w:p>
    <w:p w14:paraId="5A5D83DC" w14:textId="7101613D" w:rsidR="00E375C2" w:rsidRPr="00E375C2" w:rsidRDefault="5EB589E7" w:rsidP="7AE5C970">
      <w:pPr>
        <w:spacing w:line="288" w:lineRule="auto"/>
      </w:pPr>
      <w:r>
        <w:t>In a spreadsheet, a</w:t>
      </w:r>
      <w:r w:rsidR="118E7637">
        <w:t xml:space="preserve">djust the values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IP</m:t>
            </m:r>
          </m:sub>
        </m:sSub>
      </m:oMath>
      <w:r w:rsidR="118E7637">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612A3086">
        <w:t xml:space="preserve"> and </w:t>
      </w:r>
      <w:r w:rsidR="00E91D34">
        <w:rPr>
          <w:i/>
          <w:iCs/>
        </w:rPr>
        <w:t>E</w:t>
      </w:r>
      <w:r w:rsidR="00E91D34">
        <w:rPr>
          <w:i/>
          <w:iCs/>
          <w:vertAlign w:val="subscript"/>
        </w:rPr>
        <w:t>F0</w:t>
      </w:r>
      <w:r w:rsidR="612A3086">
        <w:t xml:space="preserve"> for the two layers</w:t>
      </w:r>
      <w:r w:rsidR="71651AF1">
        <w:t xml:space="preserve">, </w:t>
      </w:r>
      <w:r w:rsidR="153ED6FE">
        <w:t xml:space="preserve">as well as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153ED6FE">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53ED6FE">
        <w:t xml:space="preserve"> </w:t>
      </w:r>
      <w:r w:rsidR="71651AF1">
        <w:t>to create a Metal-</w:t>
      </w:r>
      <w:del w:id="4" w:author="Calado, Philip" w:date="2021-11-04T15:43:00Z">
        <w:r w:rsidR="71651AF1" w:rsidDel="00F94403">
          <w:delText>Semiconductor-</w:delText>
        </w:r>
      </w:del>
      <w:r w:rsidR="71651AF1">
        <w:t>Insulator</w:t>
      </w:r>
      <w:ins w:id="5" w:author="Calado, Philip" w:date="2021-11-04T15:44:00Z">
        <w:r w:rsidR="00F94403">
          <w:t>-</w:t>
        </w:r>
        <w:r w:rsidR="00F94403">
          <w:t>Semiconductor</w:t>
        </w:r>
      </w:ins>
      <w:r w:rsidR="71651AF1">
        <w:t xml:space="preserve"> device. You will need to </w:t>
      </w:r>
      <w:r w:rsidR="74914996">
        <w:t>create a reasonably wide band gap semiconductor on one side (the insulator) and a narrower band gap on the other.</w:t>
      </w:r>
      <w:r w:rsidR="00492DC3">
        <w:t xml:space="preserve"> You may also like to adjust the charge carrier mobilities in the materials.</w:t>
      </w:r>
      <w:r w:rsidR="004F1FAC">
        <w:t xml:space="preserve"> You will also need to decide on the thickness and dielectric constant of each layer.</w:t>
      </w:r>
    </w:p>
    <w:p w14:paraId="5835962E" w14:textId="40C68BD2" w:rsidR="00E375C2" w:rsidRPr="00E375C2" w:rsidRDefault="0081B8DB" w:rsidP="7AE5C970">
      <w:pPr>
        <w:spacing w:line="288" w:lineRule="auto"/>
      </w:pPr>
      <w:r>
        <w:t>Run the script to sweep the voltage between the contacts. The resulting current density should be very small</w:t>
      </w:r>
      <w:r w:rsidR="00751E8D">
        <w:t xml:space="preserve"> at most voltages</w:t>
      </w:r>
      <w:r>
        <w:t>.</w:t>
      </w:r>
      <w:r w:rsidR="6BB939CD">
        <w:t xml:space="preserve"> You may like to </w:t>
      </w:r>
      <w:r w:rsidR="794164C4">
        <w:t xml:space="preserve">increase </w:t>
      </w:r>
      <w:r w:rsidR="6BB939CD">
        <w:t>the voltage scan range</w:t>
      </w:r>
      <w:r w:rsidR="026F8E13">
        <w:t xml:space="preserve"> to more than the default values below</w:t>
      </w:r>
      <w:r w:rsidR="3A9C7F93">
        <w:t>, due to the</w:t>
      </w:r>
      <w:r w:rsidR="5893D75D">
        <w:t xml:space="preserve"> large</w:t>
      </w:r>
      <w:r w:rsidR="3A9C7F93">
        <w:t xml:space="preserve"> voltage drop across the insulating layer:</w:t>
      </w:r>
    </w:p>
    <w:p w14:paraId="373B9971" w14:textId="7C1688EE" w:rsidR="00E375C2" w:rsidRPr="00E375C2" w:rsidRDefault="3A9C7F93" w:rsidP="7AE5C970">
      <w:pPr>
        <w:spacing w:line="240" w:lineRule="auto"/>
        <w:rPr>
          <w:rFonts w:ascii="Courier" w:eastAsia="Courier" w:hAnsi="Courier" w:cs="Courier"/>
          <w:color w:val="25992D"/>
          <w:sz w:val="20"/>
          <w:szCs w:val="20"/>
        </w:rPr>
      </w:pPr>
      <w:r w:rsidRPr="7AE5C970">
        <w:rPr>
          <w:rFonts w:ascii="Courier" w:eastAsia="Courier" w:hAnsi="Courier" w:cs="Courier"/>
          <w:sz w:val="20"/>
          <w:szCs w:val="20"/>
        </w:rPr>
        <w:lastRenderedPageBreak/>
        <w:t xml:space="preserve">Vmax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Maximum voltage for cyclic voltammogram</w:t>
      </w:r>
    </w:p>
    <w:p w14:paraId="1DFCD981" w14:textId="3BA4C6E4" w:rsidR="00E375C2" w:rsidRPr="00E375C2" w:rsidRDefault="3A9C7F93" w:rsidP="7AE5C970">
      <w:pPr>
        <w:spacing w:line="240" w:lineRule="auto"/>
        <w:rPr>
          <w:rFonts w:ascii="Courier" w:eastAsia="Courier" w:hAnsi="Courier" w:cs="Courier"/>
          <w:color w:val="25992D"/>
          <w:sz w:val="20"/>
          <w:szCs w:val="20"/>
        </w:rPr>
      </w:pPr>
      <w:proofErr w:type="spellStart"/>
      <w:r w:rsidRPr="7AE5C970">
        <w:rPr>
          <w:rFonts w:ascii="Courier" w:eastAsia="Courier" w:hAnsi="Courier" w:cs="Courier"/>
          <w:sz w:val="20"/>
          <w:szCs w:val="20"/>
        </w:rPr>
        <w:t>Vmin</w:t>
      </w:r>
      <w:proofErr w:type="spellEnd"/>
      <w:r w:rsidRPr="7AE5C970">
        <w:rPr>
          <w:rFonts w:ascii="Courier" w:eastAsia="Courier" w:hAnsi="Courier" w:cs="Courier"/>
          <w:sz w:val="20"/>
          <w:szCs w:val="20"/>
        </w:rPr>
        <w:t xml:space="preserve">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Minimum voltage for cyclic voltammogram</w:t>
      </w:r>
    </w:p>
    <w:p w14:paraId="478C926B" w14:textId="34029C93" w:rsidR="00E375C2" w:rsidRPr="00E375C2" w:rsidRDefault="44F26F0A" w:rsidP="7AE5C970">
      <w:pPr>
        <w:spacing w:line="288" w:lineRule="auto"/>
      </w:pPr>
      <w:r>
        <w:t>(don’t be surprised if the software crashes if these values are too large!)</w:t>
      </w:r>
    </w:p>
    <w:p w14:paraId="32EBC6A8" w14:textId="5286C6CA" w:rsidR="00E375C2" w:rsidRPr="00E375C2" w:rsidRDefault="1E7910A5" w:rsidP="7AE5C970">
      <w:pPr>
        <w:spacing w:line="288" w:lineRule="auto"/>
      </w:pPr>
      <w:r>
        <w:t>You can plot the energy level diagram for the device at different applied voltages</w:t>
      </w:r>
      <w:r w:rsidR="4C51E573">
        <w:t xml:space="preserve"> by changing the value of </w:t>
      </w:r>
      <w:proofErr w:type="spellStart"/>
      <w:r w:rsidR="4C51E573" w:rsidRPr="0085EDF0">
        <w:rPr>
          <w:rFonts w:ascii="Courier" w:eastAsia="Courier" w:hAnsi="Courier" w:cs="Courier"/>
        </w:rPr>
        <w:t>V</w:t>
      </w:r>
      <w:r w:rsidR="6A493D3D" w:rsidRPr="0085EDF0">
        <w:rPr>
          <w:rFonts w:ascii="Courier" w:eastAsia="Courier" w:hAnsi="Courier" w:cs="Courier"/>
        </w:rPr>
        <w:t>plot</w:t>
      </w:r>
      <w:proofErr w:type="spellEnd"/>
      <w:r w:rsidR="003E0D74">
        <w:t xml:space="preserve"> in the script fr</w:t>
      </w:r>
      <w:r w:rsidR="44364D58">
        <w:t xml:space="preserve">om zero (this is the equilibrium case if the light intensity is </w:t>
      </w:r>
      <w:r w:rsidR="003E0D74">
        <w:t xml:space="preserve">also </w:t>
      </w:r>
      <w:r w:rsidR="44364D58">
        <w:t>zero) to the applied voltage of interest</w:t>
      </w:r>
      <w:r w:rsidR="70AFD3A1">
        <w:t xml:space="preserve"> (see below for an example where the energy level diagram corresponding to an applied voltage of 0.6 V will be plotted)</w:t>
      </w:r>
      <w:r>
        <w:t>.</w:t>
      </w:r>
    </w:p>
    <w:p w14:paraId="544F791E" w14:textId="7806FD6E" w:rsidR="00E375C2" w:rsidRPr="00E375C2" w:rsidRDefault="665E90AC" w:rsidP="0085EDF0">
      <w:pPr>
        <w:spacing w:line="288" w:lineRule="auto"/>
        <w:rPr>
          <w:rFonts w:ascii="Courier" w:eastAsia="Courier" w:hAnsi="Courier" w:cs="Courier"/>
          <w:color w:val="25992D"/>
        </w:rPr>
      </w:pPr>
      <w:r w:rsidRPr="0085EDF0">
        <w:rPr>
          <w:rFonts w:ascii="Courier" w:eastAsia="Courier" w:hAnsi="Courier" w:cs="Courier"/>
          <w:color w:val="25992D"/>
        </w:rPr>
        <w:t xml:space="preserve">%% Plot energy level diagram at applied bias </w:t>
      </w:r>
      <w:proofErr w:type="spellStart"/>
      <w:r w:rsidRPr="0085EDF0">
        <w:rPr>
          <w:rFonts w:ascii="Courier" w:eastAsia="Courier" w:hAnsi="Courier" w:cs="Courier"/>
          <w:color w:val="25992D"/>
        </w:rPr>
        <w:t>Vapp</w:t>
      </w:r>
      <w:proofErr w:type="spellEnd"/>
      <w:r w:rsidRPr="0085EDF0">
        <w:rPr>
          <w:rFonts w:ascii="Courier" w:eastAsia="Courier" w:hAnsi="Courier" w:cs="Courier"/>
          <w:color w:val="25992D"/>
        </w:rPr>
        <w:t xml:space="preserve"> for first light intensity</w:t>
      </w:r>
    </w:p>
    <w:p w14:paraId="7E3A2BEB" w14:textId="5B821914" w:rsidR="00E375C2" w:rsidRPr="00E375C2" w:rsidRDefault="665E90AC" w:rsidP="0085EDF0">
      <w:pPr>
        <w:spacing w:line="288" w:lineRule="auto"/>
        <w:rPr>
          <w:rFonts w:ascii="Courier" w:eastAsia="Courier" w:hAnsi="Courier" w:cs="Courier"/>
        </w:rPr>
      </w:pPr>
      <w:proofErr w:type="spellStart"/>
      <w:r w:rsidRPr="0085EDF0">
        <w:rPr>
          <w:rFonts w:ascii="Courier" w:eastAsia="Courier" w:hAnsi="Courier" w:cs="Courier"/>
        </w:rPr>
        <w:t>Vplot</w:t>
      </w:r>
      <w:proofErr w:type="spellEnd"/>
      <w:r w:rsidRPr="0085EDF0">
        <w:rPr>
          <w:rFonts w:ascii="Courier" w:eastAsia="Courier" w:hAnsi="Courier" w:cs="Courier"/>
        </w:rPr>
        <w:t xml:space="preserve"> = 0.6;</w:t>
      </w:r>
    </w:p>
    <w:p w14:paraId="25B09AF6" w14:textId="5CBE5894" w:rsidR="00E375C2" w:rsidRPr="00E375C2" w:rsidRDefault="20D28A54" w:rsidP="7AE5C970">
      <w:pPr>
        <w:spacing w:line="288" w:lineRule="auto"/>
        <w:rPr>
          <w:i/>
          <w:iCs/>
        </w:rPr>
      </w:pPr>
      <w:r w:rsidRPr="7AE5C970">
        <w:rPr>
          <w:i/>
          <w:iCs/>
        </w:rPr>
        <w:t>Can you simulate, and create plots of the device in the accumulation and depletion regimes?</w:t>
      </w:r>
    </w:p>
    <w:p w14:paraId="5D461600" w14:textId="77777777" w:rsidR="00B95A4E" w:rsidRPr="008B7DD0" w:rsidRDefault="00B95A4E" w:rsidP="00B95A4E">
      <w:pPr>
        <w:spacing w:line="288" w:lineRule="auto"/>
        <w:rPr>
          <w:i/>
          <w:iCs/>
        </w:rPr>
      </w:pPr>
      <w:r>
        <w:rPr>
          <w:i/>
          <w:iCs/>
        </w:rPr>
        <w:t xml:space="preserve">Based on your simulations can you roughly estimate the capacitance of the device for different values of </w:t>
      </w:r>
      <w:proofErr w:type="spellStart"/>
      <w:r>
        <w:rPr>
          <w:i/>
          <w:iCs/>
        </w:rPr>
        <w:t>V</w:t>
      </w:r>
      <w:r>
        <w:rPr>
          <w:i/>
          <w:iCs/>
          <w:vertAlign w:val="subscript"/>
        </w:rPr>
        <w:t>app</w:t>
      </w:r>
      <w:proofErr w:type="spellEnd"/>
      <w:r>
        <w:t xml:space="preserve">? </w:t>
      </w:r>
      <w:r>
        <w:rPr>
          <w:i/>
          <w:iCs/>
        </w:rPr>
        <w:t>What would you need to do to calculate the capacitance more accurately?</w:t>
      </w:r>
    </w:p>
    <w:p w14:paraId="266E85AA" w14:textId="2D94CCC0" w:rsidR="00E375C2" w:rsidRDefault="002650A3" w:rsidP="000F752E">
      <w:pPr>
        <w:spacing w:line="288" w:lineRule="auto"/>
        <w:rPr>
          <w:i/>
          <w:iCs/>
        </w:rPr>
      </w:pPr>
      <w:r w:rsidRPr="7AE5C970">
        <w:rPr>
          <w:i/>
        </w:rPr>
        <w:t>Explore the consequence of insulator dielectric constant and thickness</w:t>
      </w:r>
      <w:r w:rsidR="3609D20B" w:rsidRPr="7AE5C970">
        <w:rPr>
          <w:i/>
          <w:iCs/>
        </w:rPr>
        <w:t xml:space="preserve"> by varying the appropriate parameters in the </w:t>
      </w:r>
      <w:r w:rsidR="3609D20B" w:rsidRPr="7AE5C970">
        <w:rPr>
          <w:rFonts w:ascii="Courier" w:eastAsia="Courier" w:hAnsi="Courier" w:cs="Courier"/>
          <w:color w:val="A020F0"/>
          <w:sz w:val="20"/>
          <w:szCs w:val="20"/>
        </w:rPr>
        <w:t>2_layer_device.csv</w:t>
      </w:r>
      <w:r w:rsidR="3609D20B" w:rsidRPr="7AE5C970">
        <w:rPr>
          <w:i/>
          <w:iCs/>
        </w:rPr>
        <w:t xml:space="preserve">  file.</w:t>
      </w:r>
    </w:p>
    <w:p w14:paraId="69DF874E" w14:textId="77777777" w:rsidR="00E830E2" w:rsidRDefault="00E830E2" w:rsidP="000F752E">
      <w:pPr>
        <w:spacing w:line="288" w:lineRule="auto"/>
        <w:rPr>
          <w:b/>
          <w:bCs/>
        </w:rPr>
      </w:pPr>
    </w:p>
    <w:p w14:paraId="752BA73F" w14:textId="583DB395" w:rsidR="00912E79" w:rsidRDefault="00912E79" w:rsidP="000F752E">
      <w:pPr>
        <w:spacing w:line="288" w:lineRule="auto"/>
        <w:rPr>
          <w:b/>
        </w:rPr>
      </w:pPr>
      <w:r w:rsidRPr="00912E79">
        <w:rPr>
          <w:b/>
          <w:bCs/>
        </w:rPr>
        <w:t>p-n junction</w:t>
      </w:r>
    </w:p>
    <w:p w14:paraId="5AB39D7B" w14:textId="4D4F18E2" w:rsidR="00291A4B" w:rsidRPr="00B02702" w:rsidRDefault="007015C2" w:rsidP="7AE5C970">
      <w:pPr>
        <w:spacing w:line="288" w:lineRule="auto"/>
        <w:rPr>
          <w:b/>
          <w:bCs/>
          <w:i/>
          <w:iCs/>
        </w:rPr>
      </w:pPr>
      <w:r w:rsidRPr="00B02702">
        <w:rPr>
          <w:b/>
          <w:bCs/>
          <w:i/>
          <w:iCs/>
        </w:rPr>
        <w:t>Exercise 6.</w:t>
      </w:r>
      <w:r w:rsidRPr="00B02702">
        <w:rPr>
          <w:b/>
          <w:bCs/>
          <w:i/>
          <w:iCs/>
        </w:rPr>
        <w:tab/>
        <w:t>The performance of p-n junctions as photodiodes</w:t>
      </w:r>
    </w:p>
    <w:p w14:paraId="5D2460D2" w14:textId="6AD9A8DB" w:rsidR="7F8D8926" w:rsidRDefault="72E9E872" w:rsidP="7AE5C970">
      <w:pPr>
        <w:spacing w:line="288" w:lineRule="auto"/>
      </w:pPr>
      <w:r>
        <w:t xml:space="preserve">Adjust </w:t>
      </w:r>
      <w:r w:rsidR="32DDA366">
        <w:t>the two</w:t>
      </w:r>
      <w:r w:rsidR="516B3A0E">
        <w:t>-</w:t>
      </w:r>
      <w:r w:rsidR="32DDA366">
        <w:t xml:space="preserve">layer </w:t>
      </w:r>
      <w:r w:rsidR="4E3F0B69">
        <w:t>parameter input file to c</w:t>
      </w:r>
      <w:r w:rsidR="313AE3D8">
        <w:t xml:space="preserve">ompare the current-voltage and energy level diagram behaviour of </w:t>
      </w:r>
      <w:r w:rsidR="40515305">
        <w:t>a</w:t>
      </w:r>
      <w:r w:rsidR="7F8D8926">
        <w:t xml:space="preserve"> p-n homojunction</w:t>
      </w:r>
      <w:r w:rsidR="1FDCA24D">
        <w:t>,</w:t>
      </w:r>
      <w:r w:rsidR="00291A4B">
        <w:t xml:space="preserve"> </w:t>
      </w:r>
      <w:r w:rsidR="0079285C">
        <w:t>then try exploring</w:t>
      </w:r>
      <w:r w:rsidR="00291A4B">
        <w:t xml:space="preserve"> </w:t>
      </w:r>
      <w:r w:rsidR="0079285C">
        <w:t>type I, type II and type III</w:t>
      </w:r>
      <w:r w:rsidR="7F8D8926">
        <w:t xml:space="preserve"> p-n heterojunction</w:t>
      </w:r>
      <w:r w:rsidR="0079285C">
        <w:t>s</w:t>
      </w:r>
      <w:r w:rsidR="00291A4B">
        <w:t>.</w:t>
      </w:r>
      <w:r w:rsidR="00DF54A6">
        <w:t xml:space="preserve"> For simplicity ensure that the metal electrode </w:t>
      </w:r>
      <w:proofErr w:type="spellStart"/>
      <w:r w:rsidR="00DF54A6">
        <w:t>workfunctions</w:t>
      </w:r>
      <w:proofErr w:type="spellEnd"/>
      <w:r w:rsidR="00DF54A6">
        <w:t xml:space="preserve"> are at the same level as the equilibrium semiconductor Fermi levels.</w:t>
      </w:r>
    </w:p>
    <w:p w14:paraId="7806362F" w14:textId="06765B4D" w:rsidR="0048123C" w:rsidRDefault="00DB1EBA" w:rsidP="000F752E">
      <w:pPr>
        <w:spacing w:line="288" w:lineRule="auto"/>
      </w:pPr>
      <w:r>
        <w:t xml:space="preserve">For </w:t>
      </w:r>
      <w:r w:rsidR="00B02702">
        <w:t>each</w:t>
      </w:r>
      <w:r>
        <w:t xml:space="preserve"> different junction types </w:t>
      </w:r>
      <w:r w:rsidR="007015C2">
        <w:t>see how well they work</w:t>
      </w:r>
      <w:r w:rsidR="00B02702">
        <w:t xml:space="preserve"> as a solar cell or photodiode.</w:t>
      </w:r>
    </w:p>
    <w:p w14:paraId="05994A94" w14:textId="77777777" w:rsidR="00B02702" w:rsidRDefault="00B02702" w:rsidP="000F752E">
      <w:pPr>
        <w:spacing w:line="288" w:lineRule="auto"/>
      </w:pPr>
    </w:p>
    <w:p w14:paraId="0846F48A" w14:textId="40F438B8" w:rsidR="0048123C" w:rsidRPr="0048123C" w:rsidRDefault="0048123C" w:rsidP="000F752E">
      <w:pPr>
        <w:spacing w:line="288" w:lineRule="auto"/>
      </w:pPr>
      <w:r>
        <w:rPr>
          <w:b/>
          <w:bCs/>
        </w:rPr>
        <w:t>Design a solar cell</w:t>
      </w:r>
    </w:p>
    <w:p w14:paraId="6C8F22E6" w14:textId="6D58139D" w:rsidR="00B02702" w:rsidRPr="006921EC" w:rsidRDefault="009C0AE7" w:rsidP="000F752E">
      <w:pPr>
        <w:spacing w:line="288" w:lineRule="auto"/>
        <w:rPr>
          <w:b/>
          <w:bCs/>
        </w:rPr>
      </w:pPr>
      <w:r>
        <w:rPr>
          <w:b/>
          <w:bCs/>
          <w:i/>
          <w:iCs/>
        </w:rPr>
        <w:t>Exercise 7.</w:t>
      </w:r>
      <w:r w:rsidR="006921EC">
        <w:rPr>
          <w:b/>
          <w:bCs/>
        </w:rPr>
        <w:tab/>
        <w:t>Explore</w:t>
      </w:r>
    </w:p>
    <w:p w14:paraId="20A79BE9" w14:textId="64CECCAE" w:rsidR="002971CF" w:rsidRDefault="67CB5AD2" w:rsidP="000F752E">
      <w:pPr>
        <w:spacing w:line="288" w:lineRule="auto"/>
      </w:pPr>
      <w:r>
        <w:t>Create a solar cell of your choice – discuss with demonstrators how to do this!</w:t>
      </w:r>
      <w:r w:rsidR="08F6F561">
        <w:t xml:space="preserve"> You may wish to use a three semiconductor layer structure:</w:t>
      </w:r>
    </w:p>
    <w:p w14:paraId="13044019" w14:textId="640D037A" w:rsidR="08F6F561" w:rsidRDefault="08F6F561"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w:t>
      </w:r>
      <w:r w:rsidR="4AE84A8E" w:rsidRPr="7AE5C970">
        <w:rPr>
          <w:rFonts w:ascii="Courier" w:eastAsia="Courier" w:hAnsi="Courier" w:cs="Courier"/>
          <w:color w:val="A020F0"/>
          <w:sz w:val="20"/>
          <w:szCs w:val="20"/>
        </w:rPr>
        <w:t>3</w:t>
      </w:r>
      <w:r w:rsidRPr="7AE5C970">
        <w:rPr>
          <w:rFonts w:ascii="Courier" w:eastAsia="Courier" w:hAnsi="Courier" w:cs="Courier"/>
          <w:color w:val="A020F0"/>
          <w:sz w:val="20"/>
          <w:szCs w:val="20"/>
        </w:rPr>
        <w:t>_layer_device.csv'</w:t>
      </w:r>
      <w:r w:rsidRPr="7AE5C970">
        <w:rPr>
          <w:rFonts w:ascii="Courier" w:eastAsia="Courier" w:hAnsi="Courier" w:cs="Courier"/>
          <w:color w:val="000000" w:themeColor="text1"/>
          <w:sz w:val="20"/>
          <w:szCs w:val="20"/>
        </w:rPr>
        <w:t xml:space="preserve">;   </w:t>
      </w:r>
    </w:p>
    <w:p w14:paraId="6C0BECB2" w14:textId="3BC9EA52" w:rsidR="08F6F561" w:rsidRDefault="08F6F561"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207E498D" w14:textId="1A97ADBD" w:rsidR="7AE5C970" w:rsidRDefault="7AE5C970" w:rsidP="7AE5C970">
      <w:pPr>
        <w:spacing w:line="288" w:lineRule="auto"/>
      </w:pPr>
    </w:p>
    <w:p w14:paraId="24AF76E6" w14:textId="734B45B8" w:rsidR="2FCAB1DB" w:rsidRDefault="2FCAB1DB" w:rsidP="7AE5C970">
      <w:pPr>
        <w:spacing w:line="288" w:lineRule="auto"/>
        <w:rPr>
          <w:i/>
          <w:iCs/>
        </w:rPr>
      </w:pPr>
      <w:r w:rsidRPr="7AE5C970">
        <w:rPr>
          <w:i/>
          <w:iCs/>
        </w:rPr>
        <w:t>Examine the effect of setting low conductivity in the contact layers influences the current density-voltage curve and corresponding energy level diagrams.</w:t>
      </w:r>
    </w:p>
    <w:p w14:paraId="17034802" w14:textId="3B6EDF1D" w:rsidR="000B2894" w:rsidRDefault="000B2894" w:rsidP="000F752E">
      <w:pPr>
        <w:spacing w:line="288" w:lineRule="auto"/>
      </w:pPr>
    </w:p>
    <w:p w14:paraId="0E9E5A52" w14:textId="7435DA25" w:rsidR="002971CF" w:rsidRDefault="000B2894" w:rsidP="000F752E">
      <w:pPr>
        <w:spacing w:line="288" w:lineRule="auto"/>
      </w:pPr>
      <w:r w:rsidRPr="009701B2">
        <w:rPr>
          <w:b/>
        </w:rPr>
        <w:lastRenderedPageBreak/>
        <w:t>Appendix I: Symbols definitions and Driftfusion variable names</w:t>
      </w:r>
    </w:p>
    <w:p w14:paraId="066E5C68" w14:textId="6BA948B7" w:rsidR="000B2894" w:rsidRDefault="73FE833E" w:rsidP="000F752E">
      <w:pPr>
        <w:spacing w:line="288" w:lineRule="auto"/>
      </w:pPr>
      <w:r>
        <w:rPr>
          <w:noProof/>
          <w:lang w:val="en-US"/>
        </w:rPr>
        <w:drawing>
          <wp:inline distT="0" distB="0" distL="0" distR="0" wp14:anchorId="2A0AD2E0" wp14:editId="3003B9FA">
            <wp:extent cx="5383530" cy="8428761"/>
            <wp:effectExtent l="0" t="0" r="7620" b="0"/>
            <wp:docPr id="1925765260" name="Picture 192576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765260"/>
                    <pic:cNvPicPr/>
                  </pic:nvPicPr>
                  <pic:blipFill>
                    <a:blip r:embed="rId20">
                      <a:extLst>
                        <a:ext uri="{28A0092B-C50C-407E-A947-70E740481C1C}">
                          <a14:useLocalDpi xmlns:a14="http://schemas.microsoft.com/office/drawing/2010/main" val="0"/>
                        </a:ext>
                      </a:extLst>
                    </a:blip>
                    <a:stretch>
                      <a:fillRect/>
                    </a:stretch>
                  </pic:blipFill>
                  <pic:spPr>
                    <a:xfrm>
                      <a:off x="0" y="0"/>
                      <a:ext cx="5383530" cy="8428761"/>
                    </a:xfrm>
                    <a:prstGeom prst="rect">
                      <a:avLst/>
                    </a:prstGeom>
                  </pic:spPr>
                </pic:pic>
              </a:graphicData>
            </a:graphic>
          </wp:inline>
        </w:drawing>
      </w:r>
    </w:p>
    <w:p w14:paraId="71E3BD8A" w14:textId="02A15D16" w:rsidR="000B2894" w:rsidRPr="000B2894" w:rsidRDefault="5DB43F35" w:rsidP="000F752E">
      <w:pPr>
        <w:spacing w:line="288" w:lineRule="auto"/>
      </w:pPr>
      <w:r>
        <w:rPr>
          <w:noProof/>
          <w:lang w:val="en-US"/>
        </w:rPr>
        <w:lastRenderedPageBreak/>
        <w:drawing>
          <wp:inline distT="0" distB="0" distL="0" distR="0" wp14:anchorId="6DB93935" wp14:editId="3D4ACB8D">
            <wp:extent cx="5327340" cy="6080792"/>
            <wp:effectExtent l="0" t="0" r="0" b="0"/>
            <wp:docPr id="1602004887" name="Picture 160200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004887"/>
                    <pic:cNvPicPr/>
                  </pic:nvPicPr>
                  <pic:blipFill>
                    <a:blip r:embed="rId21">
                      <a:extLst>
                        <a:ext uri="{28A0092B-C50C-407E-A947-70E740481C1C}">
                          <a14:useLocalDpi xmlns:a14="http://schemas.microsoft.com/office/drawing/2010/main" val="0"/>
                        </a:ext>
                      </a:extLst>
                    </a:blip>
                    <a:stretch>
                      <a:fillRect/>
                    </a:stretch>
                  </pic:blipFill>
                  <pic:spPr>
                    <a:xfrm>
                      <a:off x="0" y="0"/>
                      <a:ext cx="5327340" cy="6080792"/>
                    </a:xfrm>
                    <a:prstGeom prst="rect">
                      <a:avLst/>
                    </a:prstGeom>
                  </pic:spPr>
                </pic:pic>
              </a:graphicData>
            </a:graphic>
          </wp:inline>
        </w:drawing>
      </w:r>
    </w:p>
    <w:p w14:paraId="1E56F998" w14:textId="1CAC0E90" w:rsidR="000B2894" w:rsidRPr="000B2894" w:rsidRDefault="3F30429C" w:rsidP="000F752E">
      <w:pPr>
        <w:spacing w:line="288" w:lineRule="auto"/>
      </w:pPr>
      <w:r>
        <w:rPr>
          <w:noProof/>
          <w:lang w:val="en-US"/>
        </w:rPr>
        <w:drawing>
          <wp:inline distT="0" distB="0" distL="0" distR="0" wp14:anchorId="4F0F143F" wp14:editId="2978A843">
            <wp:extent cx="5724524" cy="1190625"/>
            <wp:effectExtent l="0" t="0" r="0" b="0"/>
            <wp:docPr id="1031982429" name="Picture 10319824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1190625"/>
                    </a:xfrm>
                    <a:prstGeom prst="rect">
                      <a:avLst/>
                    </a:prstGeom>
                  </pic:spPr>
                </pic:pic>
              </a:graphicData>
            </a:graphic>
          </wp:inline>
        </w:drawing>
      </w:r>
    </w:p>
    <w:sectPr w:rsidR="000B2894" w:rsidRPr="000B2894">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4D61C" w14:textId="77777777" w:rsidR="00196B52" w:rsidRDefault="00196B52" w:rsidP="006443A3">
      <w:pPr>
        <w:spacing w:after="0" w:line="240" w:lineRule="auto"/>
      </w:pPr>
      <w:r>
        <w:separator/>
      </w:r>
    </w:p>
  </w:endnote>
  <w:endnote w:type="continuationSeparator" w:id="0">
    <w:p w14:paraId="348CC3BB" w14:textId="77777777" w:rsidR="00196B52" w:rsidRDefault="00196B52" w:rsidP="00644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00000003" w:usb1="00000000" w:usb2="00000000" w:usb3="00000000" w:csb0="00000001" w:csb1="00000000"/>
  </w:font>
  <w:font w:name="Yu Mincho">
    <w:altName w:val="游明朝"/>
    <w:panose1 w:val="02020400000000000000"/>
    <w:charset w:val="8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794210"/>
      <w:docPartObj>
        <w:docPartGallery w:val="Page Numbers (Bottom of Page)"/>
        <w:docPartUnique/>
      </w:docPartObj>
    </w:sdtPr>
    <w:sdtEndPr>
      <w:rPr>
        <w:noProof/>
      </w:rPr>
    </w:sdtEndPr>
    <w:sdtContent>
      <w:p w14:paraId="2C5E03F1" w14:textId="374715A9" w:rsidR="000970E9" w:rsidRDefault="000970E9">
        <w:pPr>
          <w:pStyle w:val="Footer"/>
          <w:jc w:val="right"/>
        </w:pPr>
        <w:r>
          <w:fldChar w:fldCharType="begin"/>
        </w:r>
        <w:r>
          <w:instrText xml:space="preserve"> PAGE   \* MERGEFORMAT </w:instrText>
        </w:r>
        <w:r>
          <w:fldChar w:fldCharType="separate"/>
        </w:r>
        <w:r w:rsidR="009A78BA">
          <w:rPr>
            <w:noProof/>
          </w:rPr>
          <w:t>7</w:t>
        </w:r>
        <w:r>
          <w:rPr>
            <w:noProof/>
          </w:rPr>
          <w:fldChar w:fldCharType="end"/>
        </w:r>
      </w:p>
    </w:sdtContent>
  </w:sdt>
  <w:p w14:paraId="108C00DB" w14:textId="77777777" w:rsidR="000970E9" w:rsidRDefault="00097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9636B" w14:textId="77777777" w:rsidR="00196B52" w:rsidRDefault="00196B52" w:rsidP="006443A3">
      <w:pPr>
        <w:spacing w:after="0" w:line="240" w:lineRule="auto"/>
      </w:pPr>
      <w:r>
        <w:separator/>
      </w:r>
    </w:p>
  </w:footnote>
  <w:footnote w:type="continuationSeparator" w:id="0">
    <w:p w14:paraId="10D8CC7E" w14:textId="77777777" w:rsidR="00196B52" w:rsidRDefault="00196B52" w:rsidP="00644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6D9A" w14:textId="3BF3C80B" w:rsidR="000970E9" w:rsidRPr="00BB23D6" w:rsidRDefault="000970E9">
    <w:pPr>
      <w:pStyle w:val="Header"/>
      <w:rPr>
        <w:color w:val="7F7F7F" w:themeColor="text1" w:themeTint="80"/>
        <w:sz w:val="20"/>
        <w:szCs w:val="20"/>
      </w:rPr>
    </w:pPr>
    <w:r w:rsidRPr="00BB23D6">
      <w:rPr>
        <w:color w:val="7F7F7F" w:themeColor="text1" w:themeTint="80"/>
        <w:sz w:val="20"/>
        <w:szCs w:val="20"/>
      </w:rPr>
      <w:t>MRes PEM Semiconductor Devices Workshop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43B35"/>
    <w:multiLevelType w:val="hybridMultilevel"/>
    <w:tmpl w:val="5C2C748A"/>
    <w:lvl w:ilvl="0" w:tplc="4086D3A0">
      <w:start w:val="1"/>
      <w:numFmt w:val="bullet"/>
      <w:lvlText w:val=""/>
      <w:lvlJc w:val="left"/>
      <w:pPr>
        <w:ind w:left="720" w:hanging="360"/>
      </w:pPr>
      <w:rPr>
        <w:rFonts w:ascii="Symbol" w:hAnsi="Symbol" w:hint="default"/>
      </w:rPr>
    </w:lvl>
    <w:lvl w:ilvl="1" w:tplc="3B2EAB1A">
      <w:start w:val="1"/>
      <w:numFmt w:val="bullet"/>
      <w:lvlText w:val="o"/>
      <w:lvlJc w:val="left"/>
      <w:pPr>
        <w:ind w:left="1440" w:hanging="360"/>
      </w:pPr>
      <w:rPr>
        <w:rFonts w:ascii="Courier New" w:hAnsi="Courier New" w:hint="default"/>
      </w:rPr>
    </w:lvl>
    <w:lvl w:ilvl="2" w:tplc="A27CE32E">
      <w:start w:val="1"/>
      <w:numFmt w:val="bullet"/>
      <w:lvlText w:val=""/>
      <w:lvlJc w:val="left"/>
      <w:pPr>
        <w:ind w:left="2160" w:hanging="360"/>
      </w:pPr>
      <w:rPr>
        <w:rFonts w:ascii="Wingdings" w:hAnsi="Wingdings" w:hint="default"/>
      </w:rPr>
    </w:lvl>
    <w:lvl w:ilvl="3" w:tplc="EDEAF0F4">
      <w:start w:val="1"/>
      <w:numFmt w:val="bullet"/>
      <w:lvlText w:val=""/>
      <w:lvlJc w:val="left"/>
      <w:pPr>
        <w:ind w:left="2880" w:hanging="360"/>
      </w:pPr>
      <w:rPr>
        <w:rFonts w:ascii="Symbol" w:hAnsi="Symbol" w:hint="default"/>
      </w:rPr>
    </w:lvl>
    <w:lvl w:ilvl="4" w:tplc="41360FE8">
      <w:start w:val="1"/>
      <w:numFmt w:val="bullet"/>
      <w:lvlText w:val="o"/>
      <w:lvlJc w:val="left"/>
      <w:pPr>
        <w:ind w:left="3600" w:hanging="360"/>
      </w:pPr>
      <w:rPr>
        <w:rFonts w:ascii="Courier New" w:hAnsi="Courier New" w:hint="default"/>
      </w:rPr>
    </w:lvl>
    <w:lvl w:ilvl="5" w:tplc="9A94BE12">
      <w:start w:val="1"/>
      <w:numFmt w:val="bullet"/>
      <w:lvlText w:val=""/>
      <w:lvlJc w:val="left"/>
      <w:pPr>
        <w:ind w:left="4320" w:hanging="360"/>
      </w:pPr>
      <w:rPr>
        <w:rFonts w:ascii="Wingdings" w:hAnsi="Wingdings" w:hint="default"/>
      </w:rPr>
    </w:lvl>
    <w:lvl w:ilvl="6" w:tplc="628AC594">
      <w:start w:val="1"/>
      <w:numFmt w:val="bullet"/>
      <w:lvlText w:val=""/>
      <w:lvlJc w:val="left"/>
      <w:pPr>
        <w:ind w:left="5040" w:hanging="360"/>
      </w:pPr>
      <w:rPr>
        <w:rFonts w:ascii="Symbol" w:hAnsi="Symbol" w:hint="default"/>
      </w:rPr>
    </w:lvl>
    <w:lvl w:ilvl="7" w:tplc="7A88282A">
      <w:start w:val="1"/>
      <w:numFmt w:val="bullet"/>
      <w:lvlText w:val="o"/>
      <w:lvlJc w:val="left"/>
      <w:pPr>
        <w:ind w:left="5760" w:hanging="360"/>
      </w:pPr>
      <w:rPr>
        <w:rFonts w:ascii="Courier New" w:hAnsi="Courier New" w:hint="default"/>
      </w:rPr>
    </w:lvl>
    <w:lvl w:ilvl="8" w:tplc="44C6BFC0">
      <w:start w:val="1"/>
      <w:numFmt w:val="bullet"/>
      <w:lvlText w:val=""/>
      <w:lvlJc w:val="left"/>
      <w:pPr>
        <w:ind w:left="6480" w:hanging="360"/>
      </w:pPr>
      <w:rPr>
        <w:rFonts w:ascii="Wingdings" w:hAnsi="Wingdings" w:hint="default"/>
      </w:rPr>
    </w:lvl>
  </w:abstractNum>
  <w:abstractNum w:abstractNumId="1" w15:restartNumberingAfterBreak="0">
    <w:nsid w:val="637B1FC2"/>
    <w:multiLevelType w:val="hybridMultilevel"/>
    <w:tmpl w:val="05EED7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lado, Philip">
    <w15:presenceInfo w15:providerId="AD" w15:userId="S::pdb13@ic.ac.uk::b522afa9-b3b8-4866-a678-04944dc580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5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18F3"/>
    <w:rsid w:val="000017CC"/>
    <w:rsid w:val="000065D7"/>
    <w:rsid w:val="000109A9"/>
    <w:rsid w:val="00015E08"/>
    <w:rsid w:val="00016728"/>
    <w:rsid w:val="00021D5B"/>
    <w:rsid w:val="00023F10"/>
    <w:rsid w:val="000253D5"/>
    <w:rsid w:val="0002579E"/>
    <w:rsid w:val="00036F93"/>
    <w:rsid w:val="000373C8"/>
    <w:rsid w:val="00041F98"/>
    <w:rsid w:val="000442B1"/>
    <w:rsid w:val="00057B20"/>
    <w:rsid w:val="000755E6"/>
    <w:rsid w:val="00077184"/>
    <w:rsid w:val="0008207E"/>
    <w:rsid w:val="0008724C"/>
    <w:rsid w:val="00090942"/>
    <w:rsid w:val="000970E9"/>
    <w:rsid w:val="000A08AE"/>
    <w:rsid w:val="000A6288"/>
    <w:rsid w:val="000B2894"/>
    <w:rsid w:val="000B45A1"/>
    <w:rsid w:val="000C1CCD"/>
    <w:rsid w:val="000C56C3"/>
    <w:rsid w:val="000C5D03"/>
    <w:rsid w:val="000F103A"/>
    <w:rsid w:val="000F1DDE"/>
    <w:rsid w:val="000F752E"/>
    <w:rsid w:val="00101155"/>
    <w:rsid w:val="00103950"/>
    <w:rsid w:val="0012341E"/>
    <w:rsid w:val="00126588"/>
    <w:rsid w:val="00135605"/>
    <w:rsid w:val="001401F3"/>
    <w:rsid w:val="001479CF"/>
    <w:rsid w:val="00150153"/>
    <w:rsid w:val="001511CB"/>
    <w:rsid w:val="001615D3"/>
    <w:rsid w:val="00174817"/>
    <w:rsid w:val="001830FF"/>
    <w:rsid w:val="00190209"/>
    <w:rsid w:val="00192522"/>
    <w:rsid w:val="001926E0"/>
    <w:rsid w:val="00196B52"/>
    <w:rsid w:val="001A0DF3"/>
    <w:rsid w:val="001A616B"/>
    <w:rsid w:val="001A6E95"/>
    <w:rsid w:val="001C5938"/>
    <w:rsid w:val="001D0F2B"/>
    <w:rsid w:val="001D53E0"/>
    <w:rsid w:val="001E0616"/>
    <w:rsid w:val="001E5FC6"/>
    <w:rsid w:val="001E6913"/>
    <w:rsid w:val="001F245F"/>
    <w:rsid w:val="001F2C60"/>
    <w:rsid w:val="00200699"/>
    <w:rsid w:val="002013D4"/>
    <w:rsid w:val="00209E6A"/>
    <w:rsid w:val="00213555"/>
    <w:rsid w:val="002367BF"/>
    <w:rsid w:val="002479A1"/>
    <w:rsid w:val="002515F9"/>
    <w:rsid w:val="00252F27"/>
    <w:rsid w:val="00256D9C"/>
    <w:rsid w:val="002650A3"/>
    <w:rsid w:val="00265E67"/>
    <w:rsid w:val="00272800"/>
    <w:rsid w:val="00272A0F"/>
    <w:rsid w:val="00274E8D"/>
    <w:rsid w:val="0028190A"/>
    <w:rsid w:val="0028506F"/>
    <w:rsid w:val="00287DAA"/>
    <w:rsid w:val="00291A4B"/>
    <w:rsid w:val="00293A13"/>
    <w:rsid w:val="00295C15"/>
    <w:rsid w:val="002971CF"/>
    <w:rsid w:val="002C2D99"/>
    <w:rsid w:val="002D3A41"/>
    <w:rsid w:val="002D6677"/>
    <w:rsid w:val="002D7FAD"/>
    <w:rsid w:val="002F11CB"/>
    <w:rsid w:val="002F2362"/>
    <w:rsid w:val="002F389F"/>
    <w:rsid w:val="00300FDD"/>
    <w:rsid w:val="00301602"/>
    <w:rsid w:val="003145AD"/>
    <w:rsid w:val="00315C9E"/>
    <w:rsid w:val="00317D4E"/>
    <w:rsid w:val="00326134"/>
    <w:rsid w:val="0033150C"/>
    <w:rsid w:val="00331DF6"/>
    <w:rsid w:val="00344871"/>
    <w:rsid w:val="00356BD0"/>
    <w:rsid w:val="003573D9"/>
    <w:rsid w:val="0036162F"/>
    <w:rsid w:val="00361783"/>
    <w:rsid w:val="003857E5"/>
    <w:rsid w:val="0039197F"/>
    <w:rsid w:val="00391E64"/>
    <w:rsid w:val="003A2274"/>
    <w:rsid w:val="003A2279"/>
    <w:rsid w:val="003A3856"/>
    <w:rsid w:val="003A6355"/>
    <w:rsid w:val="003C598D"/>
    <w:rsid w:val="003D02BA"/>
    <w:rsid w:val="003E0D74"/>
    <w:rsid w:val="003E0F2A"/>
    <w:rsid w:val="003E3806"/>
    <w:rsid w:val="003E7B6A"/>
    <w:rsid w:val="003F0F9D"/>
    <w:rsid w:val="00411EE7"/>
    <w:rsid w:val="00431906"/>
    <w:rsid w:val="0043262D"/>
    <w:rsid w:val="004372D6"/>
    <w:rsid w:val="0044496F"/>
    <w:rsid w:val="004463A2"/>
    <w:rsid w:val="004474F5"/>
    <w:rsid w:val="00454FAA"/>
    <w:rsid w:val="00455CBA"/>
    <w:rsid w:val="0045735D"/>
    <w:rsid w:val="00460C31"/>
    <w:rsid w:val="00460E33"/>
    <w:rsid w:val="004631E2"/>
    <w:rsid w:val="00464F9E"/>
    <w:rsid w:val="00473E6B"/>
    <w:rsid w:val="0048123C"/>
    <w:rsid w:val="00492DC3"/>
    <w:rsid w:val="004957CE"/>
    <w:rsid w:val="004A5A2E"/>
    <w:rsid w:val="004B38C5"/>
    <w:rsid w:val="004B71E2"/>
    <w:rsid w:val="004D0E5D"/>
    <w:rsid w:val="004D65D8"/>
    <w:rsid w:val="004E03BB"/>
    <w:rsid w:val="004F1FAC"/>
    <w:rsid w:val="004F6DA3"/>
    <w:rsid w:val="00501C8D"/>
    <w:rsid w:val="00505851"/>
    <w:rsid w:val="0051304A"/>
    <w:rsid w:val="00513D05"/>
    <w:rsid w:val="00516180"/>
    <w:rsid w:val="00521EE1"/>
    <w:rsid w:val="005252F9"/>
    <w:rsid w:val="00526B37"/>
    <w:rsid w:val="00526CFD"/>
    <w:rsid w:val="00533BD1"/>
    <w:rsid w:val="0053497A"/>
    <w:rsid w:val="00535701"/>
    <w:rsid w:val="0053761A"/>
    <w:rsid w:val="0054549C"/>
    <w:rsid w:val="005455F4"/>
    <w:rsid w:val="00556B04"/>
    <w:rsid w:val="00566E10"/>
    <w:rsid w:val="00571216"/>
    <w:rsid w:val="00580879"/>
    <w:rsid w:val="00583C0B"/>
    <w:rsid w:val="005A0AEB"/>
    <w:rsid w:val="005A18F3"/>
    <w:rsid w:val="005A1908"/>
    <w:rsid w:val="005B6D49"/>
    <w:rsid w:val="005B7FD2"/>
    <w:rsid w:val="005C4A94"/>
    <w:rsid w:val="005D67A4"/>
    <w:rsid w:val="005E16F3"/>
    <w:rsid w:val="005E56CF"/>
    <w:rsid w:val="005F77ED"/>
    <w:rsid w:val="006175E4"/>
    <w:rsid w:val="0062754C"/>
    <w:rsid w:val="0063294F"/>
    <w:rsid w:val="0063476C"/>
    <w:rsid w:val="0063606C"/>
    <w:rsid w:val="00642AE5"/>
    <w:rsid w:val="00642FD8"/>
    <w:rsid w:val="006443A3"/>
    <w:rsid w:val="00674BE2"/>
    <w:rsid w:val="0067549B"/>
    <w:rsid w:val="006756AE"/>
    <w:rsid w:val="00675A88"/>
    <w:rsid w:val="00677D02"/>
    <w:rsid w:val="0068078B"/>
    <w:rsid w:val="00687FC3"/>
    <w:rsid w:val="006921EC"/>
    <w:rsid w:val="00694CE9"/>
    <w:rsid w:val="006A7041"/>
    <w:rsid w:val="006B41B4"/>
    <w:rsid w:val="006C6C3C"/>
    <w:rsid w:val="006F04C3"/>
    <w:rsid w:val="007015C2"/>
    <w:rsid w:val="00703628"/>
    <w:rsid w:val="00704619"/>
    <w:rsid w:val="00712315"/>
    <w:rsid w:val="00712593"/>
    <w:rsid w:val="00715863"/>
    <w:rsid w:val="00727C78"/>
    <w:rsid w:val="00733A76"/>
    <w:rsid w:val="00734587"/>
    <w:rsid w:val="0073494C"/>
    <w:rsid w:val="007371DD"/>
    <w:rsid w:val="00744241"/>
    <w:rsid w:val="00751E8D"/>
    <w:rsid w:val="00760A59"/>
    <w:rsid w:val="0076384A"/>
    <w:rsid w:val="00773FCD"/>
    <w:rsid w:val="00791937"/>
    <w:rsid w:val="0079285C"/>
    <w:rsid w:val="00794EA7"/>
    <w:rsid w:val="00794F53"/>
    <w:rsid w:val="007C19FB"/>
    <w:rsid w:val="007C1A4E"/>
    <w:rsid w:val="007C682A"/>
    <w:rsid w:val="007E02F4"/>
    <w:rsid w:val="007E4CD8"/>
    <w:rsid w:val="007F4E56"/>
    <w:rsid w:val="00803EC3"/>
    <w:rsid w:val="00805A5C"/>
    <w:rsid w:val="008079D4"/>
    <w:rsid w:val="008103C0"/>
    <w:rsid w:val="0081B8DB"/>
    <w:rsid w:val="00821A05"/>
    <w:rsid w:val="00841520"/>
    <w:rsid w:val="00846EC4"/>
    <w:rsid w:val="00852025"/>
    <w:rsid w:val="008562D5"/>
    <w:rsid w:val="0085EDF0"/>
    <w:rsid w:val="008600CE"/>
    <w:rsid w:val="008665A6"/>
    <w:rsid w:val="008747F6"/>
    <w:rsid w:val="008923C1"/>
    <w:rsid w:val="00896D03"/>
    <w:rsid w:val="008A5349"/>
    <w:rsid w:val="008B4A2C"/>
    <w:rsid w:val="008B7DD0"/>
    <w:rsid w:val="008C7C50"/>
    <w:rsid w:val="008D2806"/>
    <w:rsid w:val="008D3962"/>
    <w:rsid w:val="008D6919"/>
    <w:rsid w:val="008E0ED0"/>
    <w:rsid w:val="008F1CA7"/>
    <w:rsid w:val="008F2226"/>
    <w:rsid w:val="008F4DAB"/>
    <w:rsid w:val="008F5DD7"/>
    <w:rsid w:val="00906B74"/>
    <w:rsid w:val="00912E79"/>
    <w:rsid w:val="00925B74"/>
    <w:rsid w:val="00935CC4"/>
    <w:rsid w:val="00956710"/>
    <w:rsid w:val="00956DFF"/>
    <w:rsid w:val="009622F1"/>
    <w:rsid w:val="00965BFF"/>
    <w:rsid w:val="009701B2"/>
    <w:rsid w:val="009707D6"/>
    <w:rsid w:val="00974222"/>
    <w:rsid w:val="0097796F"/>
    <w:rsid w:val="009A0E1D"/>
    <w:rsid w:val="009A78BA"/>
    <w:rsid w:val="009B13D5"/>
    <w:rsid w:val="009B6521"/>
    <w:rsid w:val="009C0AE7"/>
    <w:rsid w:val="009C0EB9"/>
    <w:rsid w:val="009C572C"/>
    <w:rsid w:val="009E01D7"/>
    <w:rsid w:val="009E19AD"/>
    <w:rsid w:val="009F0455"/>
    <w:rsid w:val="009F4864"/>
    <w:rsid w:val="009F7C7E"/>
    <w:rsid w:val="00A03570"/>
    <w:rsid w:val="00A15276"/>
    <w:rsid w:val="00A16D13"/>
    <w:rsid w:val="00A41150"/>
    <w:rsid w:val="00A41993"/>
    <w:rsid w:val="00A42589"/>
    <w:rsid w:val="00A4626A"/>
    <w:rsid w:val="00A944E3"/>
    <w:rsid w:val="00AA0123"/>
    <w:rsid w:val="00AB2EE4"/>
    <w:rsid w:val="00AC1386"/>
    <w:rsid w:val="00AD2B90"/>
    <w:rsid w:val="00AD3650"/>
    <w:rsid w:val="00AE1EB8"/>
    <w:rsid w:val="00AE5830"/>
    <w:rsid w:val="00B02624"/>
    <w:rsid w:val="00B02702"/>
    <w:rsid w:val="00B05AAB"/>
    <w:rsid w:val="00B1295C"/>
    <w:rsid w:val="00B14F7B"/>
    <w:rsid w:val="00B1519A"/>
    <w:rsid w:val="00B17E11"/>
    <w:rsid w:val="00B2224C"/>
    <w:rsid w:val="00B366A4"/>
    <w:rsid w:val="00B42D77"/>
    <w:rsid w:val="00B43015"/>
    <w:rsid w:val="00B43988"/>
    <w:rsid w:val="00B45F62"/>
    <w:rsid w:val="00B465D7"/>
    <w:rsid w:val="00B46A90"/>
    <w:rsid w:val="00B5234B"/>
    <w:rsid w:val="00B52C55"/>
    <w:rsid w:val="00B621EC"/>
    <w:rsid w:val="00B86F8F"/>
    <w:rsid w:val="00B95A4E"/>
    <w:rsid w:val="00BA0871"/>
    <w:rsid w:val="00BA2145"/>
    <w:rsid w:val="00BA279E"/>
    <w:rsid w:val="00BA677C"/>
    <w:rsid w:val="00BB23D6"/>
    <w:rsid w:val="00BB3D16"/>
    <w:rsid w:val="00BB51A8"/>
    <w:rsid w:val="00BC52AC"/>
    <w:rsid w:val="00BD0DF1"/>
    <w:rsid w:val="00BD237B"/>
    <w:rsid w:val="00BD67B2"/>
    <w:rsid w:val="00BE191A"/>
    <w:rsid w:val="00BE666F"/>
    <w:rsid w:val="00BE748F"/>
    <w:rsid w:val="00BF56E2"/>
    <w:rsid w:val="00C05D8B"/>
    <w:rsid w:val="00C13E91"/>
    <w:rsid w:val="00C25BC8"/>
    <w:rsid w:val="00C30735"/>
    <w:rsid w:val="00C314B6"/>
    <w:rsid w:val="00C333FF"/>
    <w:rsid w:val="00C34D42"/>
    <w:rsid w:val="00C35529"/>
    <w:rsid w:val="00C35AD6"/>
    <w:rsid w:val="00C35E2A"/>
    <w:rsid w:val="00C444E2"/>
    <w:rsid w:val="00C454B1"/>
    <w:rsid w:val="00C560DA"/>
    <w:rsid w:val="00C56220"/>
    <w:rsid w:val="00C57FF7"/>
    <w:rsid w:val="00C6F9CA"/>
    <w:rsid w:val="00C72AEE"/>
    <w:rsid w:val="00C87607"/>
    <w:rsid w:val="00C87A40"/>
    <w:rsid w:val="00C921DF"/>
    <w:rsid w:val="00CA143C"/>
    <w:rsid w:val="00CA38A9"/>
    <w:rsid w:val="00CB26F2"/>
    <w:rsid w:val="00CC6EC9"/>
    <w:rsid w:val="00CD54B6"/>
    <w:rsid w:val="00CD7B89"/>
    <w:rsid w:val="00CE26BE"/>
    <w:rsid w:val="00CF3D48"/>
    <w:rsid w:val="00D05B88"/>
    <w:rsid w:val="00D138AC"/>
    <w:rsid w:val="00D13971"/>
    <w:rsid w:val="00D13EBA"/>
    <w:rsid w:val="00D23DCD"/>
    <w:rsid w:val="00D2529E"/>
    <w:rsid w:val="00D27D24"/>
    <w:rsid w:val="00D453CD"/>
    <w:rsid w:val="00D5678D"/>
    <w:rsid w:val="00D56877"/>
    <w:rsid w:val="00D60140"/>
    <w:rsid w:val="00D621D0"/>
    <w:rsid w:val="00D62B6E"/>
    <w:rsid w:val="00D6FBFA"/>
    <w:rsid w:val="00D77FFD"/>
    <w:rsid w:val="00D83D08"/>
    <w:rsid w:val="00D84EF9"/>
    <w:rsid w:val="00D853AD"/>
    <w:rsid w:val="00D8699D"/>
    <w:rsid w:val="00D965FE"/>
    <w:rsid w:val="00DA1859"/>
    <w:rsid w:val="00DB1EBA"/>
    <w:rsid w:val="00DC7D72"/>
    <w:rsid w:val="00DE3CD2"/>
    <w:rsid w:val="00DE60FB"/>
    <w:rsid w:val="00DF54A6"/>
    <w:rsid w:val="00DF5B2E"/>
    <w:rsid w:val="00DF6C5D"/>
    <w:rsid w:val="00E11BDC"/>
    <w:rsid w:val="00E12B6B"/>
    <w:rsid w:val="00E167FE"/>
    <w:rsid w:val="00E30F45"/>
    <w:rsid w:val="00E33844"/>
    <w:rsid w:val="00E370FD"/>
    <w:rsid w:val="00E375C2"/>
    <w:rsid w:val="00E55A26"/>
    <w:rsid w:val="00E5685F"/>
    <w:rsid w:val="00E57666"/>
    <w:rsid w:val="00E67431"/>
    <w:rsid w:val="00E6788B"/>
    <w:rsid w:val="00E67A23"/>
    <w:rsid w:val="00E703C9"/>
    <w:rsid w:val="00E72A2B"/>
    <w:rsid w:val="00E74356"/>
    <w:rsid w:val="00E830E2"/>
    <w:rsid w:val="00E914B6"/>
    <w:rsid w:val="00E91D34"/>
    <w:rsid w:val="00EA721C"/>
    <w:rsid w:val="00EB37BA"/>
    <w:rsid w:val="00EB3AAE"/>
    <w:rsid w:val="00EB431A"/>
    <w:rsid w:val="00EC039B"/>
    <w:rsid w:val="00EC480A"/>
    <w:rsid w:val="00EC5ABC"/>
    <w:rsid w:val="00EE707C"/>
    <w:rsid w:val="00EF5CDF"/>
    <w:rsid w:val="00F01A14"/>
    <w:rsid w:val="00F05EB8"/>
    <w:rsid w:val="00F16429"/>
    <w:rsid w:val="00F24243"/>
    <w:rsid w:val="00F2591E"/>
    <w:rsid w:val="00F338B9"/>
    <w:rsid w:val="00F4223C"/>
    <w:rsid w:val="00F574F0"/>
    <w:rsid w:val="00F57D11"/>
    <w:rsid w:val="00F700C1"/>
    <w:rsid w:val="00F74AB7"/>
    <w:rsid w:val="00F94403"/>
    <w:rsid w:val="00FA549E"/>
    <w:rsid w:val="00FA76B1"/>
    <w:rsid w:val="00FB4D20"/>
    <w:rsid w:val="00FD3F39"/>
    <w:rsid w:val="00FD75F9"/>
    <w:rsid w:val="00FE23DC"/>
    <w:rsid w:val="00FE454E"/>
    <w:rsid w:val="00FE6A55"/>
    <w:rsid w:val="017CE290"/>
    <w:rsid w:val="0269BB92"/>
    <w:rsid w:val="026F8E13"/>
    <w:rsid w:val="027C61C7"/>
    <w:rsid w:val="02A38681"/>
    <w:rsid w:val="02CCCB96"/>
    <w:rsid w:val="02D5F30F"/>
    <w:rsid w:val="03411D5F"/>
    <w:rsid w:val="035A2531"/>
    <w:rsid w:val="035D6C77"/>
    <w:rsid w:val="03CE0ABA"/>
    <w:rsid w:val="03D0FF31"/>
    <w:rsid w:val="03EE0415"/>
    <w:rsid w:val="03EF6E1E"/>
    <w:rsid w:val="04183228"/>
    <w:rsid w:val="042A2E08"/>
    <w:rsid w:val="049C711E"/>
    <w:rsid w:val="04C7209F"/>
    <w:rsid w:val="067D25DA"/>
    <w:rsid w:val="068C0E10"/>
    <w:rsid w:val="069B3457"/>
    <w:rsid w:val="0705AB7C"/>
    <w:rsid w:val="0768FB47"/>
    <w:rsid w:val="07C1E919"/>
    <w:rsid w:val="08841D02"/>
    <w:rsid w:val="0886EC0C"/>
    <w:rsid w:val="08AD57CE"/>
    <w:rsid w:val="08CFC4F5"/>
    <w:rsid w:val="08F6F561"/>
    <w:rsid w:val="0966898F"/>
    <w:rsid w:val="0A5F418F"/>
    <w:rsid w:val="0A6B9556"/>
    <w:rsid w:val="0A8D6D11"/>
    <w:rsid w:val="0A9634F8"/>
    <w:rsid w:val="0A99C6C4"/>
    <w:rsid w:val="0AD9CEE0"/>
    <w:rsid w:val="0B3A0108"/>
    <w:rsid w:val="0BB6B804"/>
    <w:rsid w:val="0C732BB4"/>
    <w:rsid w:val="0CE2004D"/>
    <w:rsid w:val="0D1022B4"/>
    <w:rsid w:val="0D6B8889"/>
    <w:rsid w:val="0D816DFB"/>
    <w:rsid w:val="0DAC5C2B"/>
    <w:rsid w:val="0DBB9576"/>
    <w:rsid w:val="0DD38FA4"/>
    <w:rsid w:val="0DE8D7D2"/>
    <w:rsid w:val="0E058014"/>
    <w:rsid w:val="0E20E052"/>
    <w:rsid w:val="0E3BEE71"/>
    <w:rsid w:val="0E7DD0AE"/>
    <w:rsid w:val="0EA6463C"/>
    <w:rsid w:val="0F299428"/>
    <w:rsid w:val="0FD298BF"/>
    <w:rsid w:val="0FF6A4FC"/>
    <w:rsid w:val="1024775F"/>
    <w:rsid w:val="1035B236"/>
    <w:rsid w:val="10B46422"/>
    <w:rsid w:val="1111B925"/>
    <w:rsid w:val="1126A39E"/>
    <w:rsid w:val="113415BC"/>
    <w:rsid w:val="11427678"/>
    <w:rsid w:val="11600B42"/>
    <w:rsid w:val="118E7637"/>
    <w:rsid w:val="11C14F72"/>
    <w:rsid w:val="11D09C24"/>
    <w:rsid w:val="11D18297"/>
    <w:rsid w:val="121D381C"/>
    <w:rsid w:val="1245C955"/>
    <w:rsid w:val="127EDBC7"/>
    <w:rsid w:val="129A7317"/>
    <w:rsid w:val="12B80FEB"/>
    <w:rsid w:val="133260A3"/>
    <w:rsid w:val="135C1821"/>
    <w:rsid w:val="13A859AB"/>
    <w:rsid w:val="13D9CB45"/>
    <w:rsid w:val="13E0FBA3"/>
    <w:rsid w:val="141396A6"/>
    <w:rsid w:val="1413F766"/>
    <w:rsid w:val="146115EB"/>
    <w:rsid w:val="1485312B"/>
    <w:rsid w:val="14C1AD98"/>
    <w:rsid w:val="14E8F5F2"/>
    <w:rsid w:val="151EE61F"/>
    <w:rsid w:val="153ED6FE"/>
    <w:rsid w:val="1565738B"/>
    <w:rsid w:val="161A84B9"/>
    <w:rsid w:val="169449E0"/>
    <w:rsid w:val="169A12D2"/>
    <w:rsid w:val="16C93B63"/>
    <w:rsid w:val="1801B6E1"/>
    <w:rsid w:val="1835E333"/>
    <w:rsid w:val="188844A2"/>
    <w:rsid w:val="18C934BB"/>
    <w:rsid w:val="190D7AD2"/>
    <w:rsid w:val="1937B8D4"/>
    <w:rsid w:val="195DE6F1"/>
    <w:rsid w:val="1985F377"/>
    <w:rsid w:val="199470E2"/>
    <w:rsid w:val="19C08355"/>
    <w:rsid w:val="1A061C54"/>
    <w:rsid w:val="1A6BFFF2"/>
    <w:rsid w:val="1AF3B1C1"/>
    <w:rsid w:val="1B075949"/>
    <w:rsid w:val="1B264551"/>
    <w:rsid w:val="1B9CAC86"/>
    <w:rsid w:val="1C1529F8"/>
    <w:rsid w:val="1CB046E2"/>
    <w:rsid w:val="1CB1CAA2"/>
    <w:rsid w:val="1CE85E2C"/>
    <w:rsid w:val="1CEE5061"/>
    <w:rsid w:val="1D1C22C4"/>
    <w:rsid w:val="1D6177D5"/>
    <w:rsid w:val="1D646C3C"/>
    <w:rsid w:val="1D71E86D"/>
    <w:rsid w:val="1D73A46C"/>
    <w:rsid w:val="1DDD25BE"/>
    <w:rsid w:val="1E7551FA"/>
    <w:rsid w:val="1E7910A5"/>
    <w:rsid w:val="1F39183A"/>
    <w:rsid w:val="1FBD7499"/>
    <w:rsid w:val="1FCE0E2B"/>
    <w:rsid w:val="1FDCA24D"/>
    <w:rsid w:val="2092A913"/>
    <w:rsid w:val="20CD4AD9"/>
    <w:rsid w:val="20D28A54"/>
    <w:rsid w:val="20E8E5E0"/>
    <w:rsid w:val="2111D89C"/>
    <w:rsid w:val="2117E00F"/>
    <w:rsid w:val="214EBEE6"/>
    <w:rsid w:val="21525DF3"/>
    <w:rsid w:val="215F61AB"/>
    <w:rsid w:val="21D66B8A"/>
    <w:rsid w:val="220DA264"/>
    <w:rsid w:val="22A8C081"/>
    <w:rsid w:val="22AEBA4C"/>
    <w:rsid w:val="22C1292D"/>
    <w:rsid w:val="2313AD60"/>
    <w:rsid w:val="232CC3AF"/>
    <w:rsid w:val="238E960E"/>
    <w:rsid w:val="239CCA7A"/>
    <w:rsid w:val="23F8DB5D"/>
    <w:rsid w:val="2407B298"/>
    <w:rsid w:val="247E8C98"/>
    <w:rsid w:val="24A0E8CB"/>
    <w:rsid w:val="252A666F"/>
    <w:rsid w:val="2575E665"/>
    <w:rsid w:val="25B779C3"/>
    <w:rsid w:val="2601CF3F"/>
    <w:rsid w:val="26064620"/>
    <w:rsid w:val="26319194"/>
    <w:rsid w:val="264B84DC"/>
    <w:rsid w:val="267E43D6"/>
    <w:rsid w:val="2685DE00"/>
    <w:rsid w:val="27421B9D"/>
    <w:rsid w:val="279D9FA0"/>
    <w:rsid w:val="279F0BF9"/>
    <w:rsid w:val="27E2827C"/>
    <w:rsid w:val="27E3722C"/>
    <w:rsid w:val="2887061A"/>
    <w:rsid w:val="28DACF68"/>
    <w:rsid w:val="28EE226F"/>
    <w:rsid w:val="297459EE"/>
    <w:rsid w:val="299C0533"/>
    <w:rsid w:val="29AC9F79"/>
    <w:rsid w:val="29FA72FB"/>
    <w:rsid w:val="2A5F762D"/>
    <w:rsid w:val="2ABA95FE"/>
    <w:rsid w:val="2AD54062"/>
    <w:rsid w:val="2B4F7B6D"/>
    <w:rsid w:val="2BB7E47E"/>
    <w:rsid w:val="2C357E4B"/>
    <w:rsid w:val="2C483013"/>
    <w:rsid w:val="2C663A73"/>
    <w:rsid w:val="2CAB832A"/>
    <w:rsid w:val="2D176DF4"/>
    <w:rsid w:val="2D4DA4A0"/>
    <w:rsid w:val="2D87691E"/>
    <w:rsid w:val="2DFA12B6"/>
    <w:rsid w:val="2E058B5A"/>
    <w:rsid w:val="2E9A2806"/>
    <w:rsid w:val="2F4A22FA"/>
    <w:rsid w:val="2FBE0064"/>
    <w:rsid w:val="2FCAB1DB"/>
    <w:rsid w:val="301AC6B9"/>
    <w:rsid w:val="3066B48F"/>
    <w:rsid w:val="30716AD9"/>
    <w:rsid w:val="30E5E14D"/>
    <w:rsid w:val="313AE3D8"/>
    <w:rsid w:val="313DBC9F"/>
    <w:rsid w:val="31664376"/>
    <w:rsid w:val="31795854"/>
    <w:rsid w:val="31ABB537"/>
    <w:rsid w:val="31D7DE1E"/>
    <w:rsid w:val="323C039E"/>
    <w:rsid w:val="323DAC10"/>
    <w:rsid w:val="329ADA0B"/>
    <w:rsid w:val="32A1D60A"/>
    <w:rsid w:val="32DDA366"/>
    <w:rsid w:val="3321EF37"/>
    <w:rsid w:val="332951AF"/>
    <w:rsid w:val="33627AD8"/>
    <w:rsid w:val="337B9BBF"/>
    <w:rsid w:val="33904D3B"/>
    <w:rsid w:val="339D4929"/>
    <w:rsid w:val="33AC0E52"/>
    <w:rsid w:val="33DB965A"/>
    <w:rsid w:val="34184C78"/>
    <w:rsid w:val="341D941D"/>
    <w:rsid w:val="343ACF39"/>
    <w:rsid w:val="34CB55F0"/>
    <w:rsid w:val="34EFC0DB"/>
    <w:rsid w:val="352A6D5F"/>
    <w:rsid w:val="353E7FED"/>
    <w:rsid w:val="35772CC8"/>
    <w:rsid w:val="35922B8C"/>
    <w:rsid w:val="35AACF88"/>
    <w:rsid w:val="35BB773A"/>
    <w:rsid w:val="3609D20B"/>
    <w:rsid w:val="361300F2"/>
    <w:rsid w:val="364C0D4D"/>
    <w:rsid w:val="369A1B9A"/>
    <w:rsid w:val="36C63DC0"/>
    <w:rsid w:val="370CF27E"/>
    <w:rsid w:val="372A832F"/>
    <w:rsid w:val="37B3C36A"/>
    <w:rsid w:val="37E2713C"/>
    <w:rsid w:val="3825776F"/>
    <w:rsid w:val="3835EBFB"/>
    <w:rsid w:val="3854890F"/>
    <w:rsid w:val="3908990B"/>
    <w:rsid w:val="395E3EEC"/>
    <w:rsid w:val="398A7DB8"/>
    <w:rsid w:val="399C39DC"/>
    <w:rsid w:val="3A91E6B8"/>
    <w:rsid w:val="3A9C7F93"/>
    <w:rsid w:val="3AA002A5"/>
    <w:rsid w:val="3AE19807"/>
    <w:rsid w:val="3AEB642C"/>
    <w:rsid w:val="3B0D25BC"/>
    <w:rsid w:val="3B12F0D1"/>
    <w:rsid w:val="3BAC6726"/>
    <w:rsid w:val="3BBE65CB"/>
    <w:rsid w:val="3C7B3222"/>
    <w:rsid w:val="3C9243D8"/>
    <w:rsid w:val="3D1C56E7"/>
    <w:rsid w:val="3D483787"/>
    <w:rsid w:val="3D6BAA57"/>
    <w:rsid w:val="3E1AAD65"/>
    <w:rsid w:val="3E92766B"/>
    <w:rsid w:val="3EE407E8"/>
    <w:rsid w:val="3EF49A34"/>
    <w:rsid w:val="3F30429C"/>
    <w:rsid w:val="3F7FC815"/>
    <w:rsid w:val="40021CC2"/>
    <w:rsid w:val="404EC212"/>
    <w:rsid w:val="40515305"/>
    <w:rsid w:val="406B0200"/>
    <w:rsid w:val="408FC728"/>
    <w:rsid w:val="4105C030"/>
    <w:rsid w:val="41BF6603"/>
    <w:rsid w:val="41C81CC5"/>
    <w:rsid w:val="4274967C"/>
    <w:rsid w:val="42895290"/>
    <w:rsid w:val="4289B737"/>
    <w:rsid w:val="42E5CC37"/>
    <w:rsid w:val="432867FB"/>
    <w:rsid w:val="432F70B7"/>
    <w:rsid w:val="4370F000"/>
    <w:rsid w:val="43A3CF41"/>
    <w:rsid w:val="43A569BF"/>
    <w:rsid w:val="43E23A6B"/>
    <w:rsid w:val="442ABE77"/>
    <w:rsid w:val="44364D58"/>
    <w:rsid w:val="44533938"/>
    <w:rsid w:val="44694F97"/>
    <w:rsid w:val="44791E15"/>
    <w:rsid w:val="44957838"/>
    <w:rsid w:val="449C382D"/>
    <w:rsid w:val="44ADF623"/>
    <w:rsid w:val="44DC06DB"/>
    <w:rsid w:val="44F26F0A"/>
    <w:rsid w:val="44FFBD87"/>
    <w:rsid w:val="4524E9A1"/>
    <w:rsid w:val="45930EE1"/>
    <w:rsid w:val="45A7CAF5"/>
    <w:rsid w:val="45CF763A"/>
    <w:rsid w:val="464AECBD"/>
    <w:rsid w:val="469B8DE8"/>
    <w:rsid w:val="46BD8D1F"/>
    <w:rsid w:val="46E82472"/>
    <w:rsid w:val="4708B169"/>
    <w:rsid w:val="4724EEE6"/>
    <w:rsid w:val="4743FFFD"/>
    <w:rsid w:val="476B347C"/>
    <w:rsid w:val="478AD9FA"/>
    <w:rsid w:val="483FFAA6"/>
    <w:rsid w:val="4880831D"/>
    <w:rsid w:val="48EBEB6D"/>
    <w:rsid w:val="49307E11"/>
    <w:rsid w:val="49540609"/>
    <w:rsid w:val="4993E841"/>
    <w:rsid w:val="49DAFE1E"/>
    <w:rsid w:val="4A02C775"/>
    <w:rsid w:val="4A917C7D"/>
    <w:rsid w:val="4AAAD4E3"/>
    <w:rsid w:val="4AE84A8E"/>
    <w:rsid w:val="4B1277E6"/>
    <w:rsid w:val="4B6AA2F8"/>
    <w:rsid w:val="4B781F45"/>
    <w:rsid w:val="4B90F36C"/>
    <w:rsid w:val="4BB7580D"/>
    <w:rsid w:val="4C0F79FD"/>
    <w:rsid w:val="4C407E26"/>
    <w:rsid w:val="4C51E573"/>
    <w:rsid w:val="4C681ED3"/>
    <w:rsid w:val="4CC49638"/>
    <w:rsid w:val="4D2CC3CD"/>
    <w:rsid w:val="4D4BA30E"/>
    <w:rsid w:val="4D708BCC"/>
    <w:rsid w:val="4DB1FB72"/>
    <w:rsid w:val="4E20C41C"/>
    <w:rsid w:val="4E3F0B69"/>
    <w:rsid w:val="4EC00498"/>
    <w:rsid w:val="4EE7736F"/>
    <w:rsid w:val="4EE8F0DB"/>
    <w:rsid w:val="4F1B8220"/>
    <w:rsid w:val="4F2818F3"/>
    <w:rsid w:val="4F2CB8DA"/>
    <w:rsid w:val="4F4F79E6"/>
    <w:rsid w:val="4F7E4606"/>
    <w:rsid w:val="5004F073"/>
    <w:rsid w:val="507AE97B"/>
    <w:rsid w:val="50CDCAD2"/>
    <w:rsid w:val="51042B63"/>
    <w:rsid w:val="511C8AD8"/>
    <w:rsid w:val="516B3A0E"/>
    <w:rsid w:val="5178842F"/>
    <w:rsid w:val="51AFE4DC"/>
    <w:rsid w:val="52F9AEC7"/>
    <w:rsid w:val="53A47424"/>
    <w:rsid w:val="53AA028D"/>
    <w:rsid w:val="53BF6A57"/>
    <w:rsid w:val="548C8711"/>
    <w:rsid w:val="548D7B71"/>
    <w:rsid w:val="5594D0A6"/>
    <w:rsid w:val="55F0C4E3"/>
    <w:rsid w:val="56A5D3B0"/>
    <w:rsid w:val="56ABD05E"/>
    <w:rsid w:val="56E857C2"/>
    <w:rsid w:val="5749CB23"/>
    <w:rsid w:val="57EB2A4A"/>
    <w:rsid w:val="586114B8"/>
    <w:rsid w:val="586300FA"/>
    <w:rsid w:val="588E2EA2"/>
    <w:rsid w:val="5893D75D"/>
    <w:rsid w:val="5946A1DB"/>
    <w:rsid w:val="599B0339"/>
    <w:rsid w:val="5A213C71"/>
    <w:rsid w:val="5A5A12A1"/>
    <w:rsid w:val="5A6EC8F5"/>
    <w:rsid w:val="5AAF6343"/>
    <w:rsid w:val="5AF0C374"/>
    <w:rsid w:val="5B4AE21A"/>
    <w:rsid w:val="5BFF6613"/>
    <w:rsid w:val="5C2061B5"/>
    <w:rsid w:val="5C53C108"/>
    <w:rsid w:val="5C5818E1"/>
    <w:rsid w:val="5C624B56"/>
    <w:rsid w:val="5C861727"/>
    <w:rsid w:val="5CB8306B"/>
    <w:rsid w:val="5DB43F35"/>
    <w:rsid w:val="5DD36153"/>
    <w:rsid w:val="5E0A22C2"/>
    <w:rsid w:val="5E70E6D4"/>
    <w:rsid w:val="5E8EAD50"/>
    <w:rsid w:val="5EB589E7"/>
    <w:rsid w:val="5EBD283E"/>
    <w:rsid w:val="5EDECA06"/>
    <w:rsid w:val="5EF6AFD7"/>
    <w:rsid w:val="5F6CBE8B"/>
    <w:rsid w:val="5F6D2332"/>
    <w:rsid w:val="5F6F3B7F"/>
    <w:rsid w:val="5FD9AF3B"/>
    <w:rsid w:val="60475921"/>
    <w:rsid w:val="61088EEC"/>
    <w:rsid w:val="6108F393"/>
    <w:rsid w:val="611FBFC5"/>
    <w:rsid w:val="612A3086"/>
    <w:rsid w:val="61539F7D"/>
    <w:rsid w:val="6175B26D"/>
    <w:rsid w:val="618E3022"/>
    <w:rsid w:val="618EA7F9"/>
    <w:rsid w:val="61C99885"/>
    <w:rsid w:val="62504D03"/>
    <w:rsid w:val="62912B0C"/>
    <w:rsid w:val="62C8CE58"/>
    <w:rsid w:val="62D4C521"/>
    <w:rsid w:val="631F9081"/>
    <w:rsid w:val="6329998D"/>
    <w:rsid w:val="632A785A"/>
    <w:rsid w:val="63625049"/>
    <w:rsid w:val="637EF9E3"/>
    <w:rsid w:val="63CD1F55"/>
    <w:rsid w:val="6402A4BC"/>
    <w:rsid w:val="64270751"/>
    <w:rsid w:val="64531EC8"/>
    <w:rsid w:val="645E3298"/>
    <w:rsid w:val="6467AE1B"/>
    <w:rsid w:val="64AA206E"/>
    <w:rsid w:val="64C8F02E"/>
    <w:rsid w:val="64D0208C"/>
    <w:rsid w:val="65428797"/>
    <w:rsid w:val="65542BB6"/>
    <w:rsid w:val="65713999"/>
    <w:rsid w:val="65990CA9"/>
    <w:rsid w:val="6599AF01"/>
    <w:rsid w:val="65FA02F9"/>
    <w:rsid w:val="6604FCAF"/>
    <w:rsid w:val="6648F0BF"/>
    <w:rsid w:val="6653C3B6"/>
    <w:rsid w:val="665E90AC"/>
    <w:rsid w:val="66F76E47"/>
    <w:rsid w:val="66FFBF79"/>
    <w:rsid w:val="6702508E"/>
    <w:rsid w:val="6718B015"/>
    <w:rsid w:val="673522C3"/>
    <w:rsid w:val="67562410"/>
    <w:rsid w:val="675EA813"/>
    <w:rsid w:val="67781D0F"/>
    <w:rsid w:val="67865629"/>
    <w:rsid w:val="6795B1D9"/>
    <w:rsid w:val="67A8B484"/>
    <w:rsid w:val="67BA35E1"/>
    <w:rsid w:val="67BE0B98"/>
    <w:rsid w:val="67CB5AD2"/>
    <w:rsid w:val="67CE97F4"/>
    <w:rsid w:val="67D95EA4"/>
    <w:rsid w:val="6837E3D3"/>
    <w:rsid w:val="684B47EF"/>
    <w:rsid w:val="68B23D1E"/>
    <w:rsid w:val="68ECFBDC"/>
    <w:rsid w:val="68F57971"/>
    <w:rsid w:val="6967DB14"/>
    <w:rsid w:val="697D8B16"/>
    <w:rsid w:val="6A11367F"/>
    <w:rsid w:val="6A1CE2AB"/>
    <w:rsid w:val="6A493D3D"/>
    <w:rsid w:val="6A9D44D5"/>
    <w:rsid w:val="6AAB5470"/>
    <w:rsid w:val="6ABD612C"/>
    <w:rsid w:val="6AC0AC09"/>
    <w:rsid w:val="6AF08142"/>
    <w:rsid w:val="6B0D18CE"/>
    <w:rsid w:val="6B12C51A"/>
    <w:rsid w:val="6B2C29D6"/>
    <w:rsid w:val="6BB939CD"/>
    <w:rsid w:val="6BC9566B"/>
    <w:rsid w:val="6BD59914"/>
    <w:rsid w:val="6BDB1E22"/>
    <w:rsid w:val="6C722FEE"/>
    <w:rsid w:val="6CB96BCB"/>
    <w:rsid w:val="6D652D47"/>
    <w:rsid w:val="6D7E4E2E"/>
    <w:rsid w:val="6DE0CE30"/>
    <w:rsid w:val="6E151B35"/>
    <w:rsid w:val="6E5BB537"/>
    <w:rsid w:val="6E606610"/>
    <w:rsid w:val="6EDC8A9D"/>
    <w:rsid w:val="6F4CDE88"/>
    <w:rsid w:val="6FC70EFB"/>
    <w:rsid w:val="6FF91479"/>
    <w:rsid w:val="703FD304"/>
    <w:rsid w:val="706AEFC7"/>
    <w:rsid w:val="708E7959"/>
    <w:rsid w:val="70A144EA"/>
    <w:rsid w:val="70AFD3A1"/>
    <w:rsid w:val="70B2E468"/>
    <w:rsid w:val="70D5CA50"/>
    <w:rsid w:val="71651AF1"/>
    <w:rsid w:val="719C35B2"/>
    <w:rsid w:val="71A53B02"/>
    <w:rsid w:val="71BBC394"/>
    <w:rsid w:val="71E49138"/>
    <w:rsid w:val="7207E242"/>
    <w:rsid w:val="72663DFC"/>
    <w:rsid w:val="729238E0"/>
    <w:rsid w:val="72AA38CC"/>
    <w:rsid w:val="72E9E872"/>
    <w:rsid w:val="73133900"/>
    <w:rsid w:val="73250D7F"/>
    <w:rsid w:val="732773C7"/>
    <w:rsid w:val="737EFE65"/>
    <w:rsid w:val="7388C483"/>
    <w:rsid w:val="73FE833E"/>
    <w:rsid w:val="74020E5D"/>
    <w:rsid w:val="742E4D29"/>
    <w:rsid w:val="7448F5D7"/>
    <w:rsid w:val="74914996"/>
    <w:rsid w:val="74976388"/>
    <w:rsid w:val="74A4166B"/>
    <w:rsid w:val="74DCDBC4"/>
    <w:rsid w:val="754F8870"/>
    <w:rsid w:val="75681955"/>
    <w:rsid w:val="75F0A82B"/>
    <w:rsid w:val="762A0DD6"/>
    <w:rsid w:val="762D55C7"/>
    <w:rsid w:val="766FA6D5"/>
    <w:rsid w:val="767D2306"/>
    <w:rsid w:val="7739AF1F"/>
    <w:rsid w:val="774B674E"/>
    <w:rsid w:val="77EB1D84"/>
    <w:rsid w:val="77F152BA"/>
    <w:rsid w:val="77F3E8AE"/>
    <w:rsid w:val="7809A636"/>
    <w:rsid w:val="78896A6C"/>
    <w:rsid w:val="78B789E7"/>
    <w:rsid w:val="78EA964D"/>
    <w:rsid w:val="79085709"/>
    <w:rsid w:val="794164C4"/>
    <w:rsid w:val="7989C59E"/>
    <w:rsid w:val="79C1F332"/>
    <w:rsid w:val="79CEF2DC"/>
    <w:rsid w:val="7A3D592F"/>
    <w:rsid w:val="7AA07249"/>
    <w:rsid w:val="7AACD146"/>
    <w:rsid w:val="7ABB87FA"/>
    <w:rsid w:val="7AE5C970"/>
    <w:rsid w:val="7B1B1954"/>
    <w:rsid w:val="7B1BCB7B"/>
    <w:rsid w:val="7B1D6D1A"/>
    <w:rsid w:val="7B1E4AE5"/>
    <w:rsid w:val="7B3946C7"/>
    <w:rsid w:val="7B6212E4"/>
    <w:rsid w:val="7BF1F1A6"/>
    <w:rsid w:val="7BF86F81"/>
    <w:rsid w:val="7C008F1D"/>
    <w:rsid w:val="7C0E11C9"/>
    <w:rsid w:val="7CA0B000"/>
    <w:rsid w:val="7CA9996E"/>
    <w:rsid w:val="7D7B042C"/>
    <w:rsid w:val="7D8F31C9"/>
    <w:rsid w:val="7DD3802D"/>
    <w:rsid w:val="7DE460F5"/>
    <w:rsid w:val="7E463354"/>
    <w:rsid w:val="7E4B5E6C"/>
    <w:rsid w:val="7E8BB563"/>
    <w:rsid w:val="7E9051AD"/>
    <w:rsid w:val="7EA63F4B"/>
    <w:rsid w:val="7F0FC50A"/>
    <w:rsid w:val="7F1E204B"/>
    <w:rsid w:val="7F2080C3"/>
    <w:rsid w:val="7F431B39"/>
    <w:rsid w:val="7F8D8926"/>
    <w:rsid w:val="7FAC38A0"/>
    <w:rsid w:val="7FE72EC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4C4CFD"/>
  <w15:docId w15:val="{444B2D14-AE28-644A-99A4-DB7201572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barnesgroupICL/Driftfusion" TargetMode="Externa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imperial.ac.uk/admin-services/ict/self-service/computers-printing/devices-and-software/get-software/get-software-for-students/matlab/"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header" Target="header1.xml"/><Relationship Id="rId10" Type="http://schemas.openxmlformats.org/officeDocument/2006/relationships/hyperlink" Target="https://arxiv.org/abs/2009.04384"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11EC459E82B4448C5831C7A71CF7DB" ma:contentTypeVersion="13" ma:contentTypeDescription="Create a new document." ma:contentTypeScope="" ma:versionID="1d1c27b1caf2da8bcbd2c4cb9f745240">
  <xsd:schema xmlns:xsd="http://www.w3.org/2001/XMLSchema" xmlns:xs="http://www.w3.org/2001/XMLSchema" xmlns:p="http://schemas.microsoft.com/office/2006/metadata/properties" xmlns:ns3="30f3050e-0963-4f3c-9bfa-685ddf3545fb" xmlns:ns4="84924cf5-676a-43d1-bd83-c75223471a35" targetNamespace="http://schemas.microsoft.com/office/2006/metadata/properties" ma:root="true" ma:fieldsID="f920614fb5f66516aa2ce603eb0ac17f" ns3:_="" ns4:_="">
    <xsd:import namespace="30f3050e-0963-4f3c-9bfa-685ddf3545fb"/>
    <xsd:import namespace="84924cf5-676a-43d1-bd83-c75223471a35"/>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3050e-0963-4f3c-9bfa-685ddf3545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924cf5-676a-43d1-bd83-c75223471a3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9842BD-E30E-47C0-A01D-2AB1461E060B}">
  <ds:schemaRefs>
    <ds:schemaRef ds:uri="http://schemas.microsoft.com/sharepoint/v3/contenttype/forms"/>
  </ds:schemaRefs>
</ds:datastoreItem>
</file>

<file path=customXml/itemProps2.xml><?xml version="1.0" encoding="utf-8"?>
<ds:datastoreItem xmlns:ds="http://schemas.openxmlformats.org/officeDocument/2006/customXml" ds:itemID="{FA999E96-DE89-42B4-BF49-49D932B014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87D17D-A791-4B1F-8494-DB74B950C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3050e-0963-4f3c-9bfa-685ddf3545fb"/>
    <ds:schemaRef ds:uri="84924cf5-676a-43d1-bd83-c75223471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15</Pages>
  <Words>3315</Words>
  <Characters>18898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22169</CharactersWithSpaces>
  <SharedDoc>false</SharedDoc>
  <HLinks>
    <vt:vector size="12" baseType="variant">
      <vt:variant>
        <vt:i4>5439571</vt:i4>
      </vt:variant>
      <vt:variant>
        <vt:i4>3</vt:i4>
      </vt:variant>
      <vt:variant>
        <vt:i4>0</vt:i4>
      </vt:variant>
      <vt:variant>
        <vt:i4>5</vt:i4>
      </vt:variant>
      <vt:variant>
        <vt:lpwstr>https://github.com/barnesgroupICL/Driftfusion</vt:lpwstr>
      </vt:variant>
      <vt:variant>
        <vt:lpwstr/>
      </vt:variant>
      <vt:variant>
        <vt:i4>131166</vt:i4>
      </vt:variant>
      <vt:variant>
        <vt:i4>0</vt:i4>
      </vt:variant>
      <vt:variant>
        <vt:i4>0</vt:i4>
      </vt:variant>
      <vt:variant>
        <vt:i4>5</vt:i4>
      </vt:variant>
      <vt:variant>
        <vt:lpwstr>https://www.imperial.ac.uk/admin-services/ict/self-service/computers-printing/devices-and-software/get-software/get-software-for-students/matlab/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Barnes, Piers R F</dc:creator>
  <cp:keywords/>
  <dc:description/>
  <cp:lastModifiedBy>Calado, Philip</cp:lastModifiedBy>
  <cp:revision>227</cp:revision>
  <dcterms:created xsi:type="dcterms:W3CDTF">2020-11-24T17:22:00Z</dcterms:created>
  <dcterms:modified xsi:type="dcterms:W3CDTF">2021-11-04T15:44:00Z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0x010100EA11EC459E82B4448C5831C7A71CF7DB</vt:lpwstr>
  </property>
</Properties>
</file>