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ED0F6" w14:textId="736168A0" w:rsidR="00287DAA" w:rsidRPr="00317D4E" w:rsidRDefault="00505851" w:rsidP="000F752E">
      <w:pPr>
        <w:spacing w:line="288" w:lineRule="auto"/>
        <w:rPr>
          <w:b/>
          <w:bCs/>
          <w:sz w:val="32"/>
          <w:szCs w:val="32"/>
        </w:rPr>
      </w:pPr>
      <w:r>
        <w:rPr>
          <w:b/>
          <w:bCs/>
          <w:sz w:val="32"/>
          <w:szCs w:val="32"/>
        </w:rPr>
        <w:t>Introduction to</w:t>
      </w:r>
      <w:r w:rsidR="00AD2B90" w:rsidRPr="00317D4E">
        <w:rPr>
          <w:b/>
          <w:bCs/>
          <w:sz w:val="32"/>
          <w:szCs w:val="32"/>
        </w:rPr>
        <w:t xml:space="preserve"> </w:t>
      </w:r>
      <w:r>
        <w:rPr>
          <w:b/>
          <w:bCs/>
          <w:sz w:val="32"/>
          <w:szCs w:val="32"/>
        </w:rPr>
        <w:t>d</w:t>
      </w:r>
      <w:r w:rsidR="005A18F3" w:rsidRPr="00317D4E">
        <w:rPr>
          <w:b/>
          <w:bCs/>
          <w:sz w:val="32"/>
          <w:szCs w:val="32"/>
        </w:rPr>
        <w:t xml:space="preserve">evice </w:t>
      </w:r>
      <w:r>
        <w:rPr>
          <w:b/>
          <w:bCs/>
          <w:sz w:val="32"/>
          <w:szCs w:val="32"/>
        </w:rPr>
        <w:t>p</w:t>
      </w:r>
      <w:r w:rsidR="005A18F3" w:rsidRPr="00317D4E">
        <w:rPr>
          <w:b/>
          <w:bCs/>
          <w:sz w:val="32"/>
          <w:szCs w:val="32"/>
        </w:rPr>
        <w:t>hysics</w:t>
      </w:r>
      <w:r w:rsidR="00454FAA" w:rsidRPr="00317D4E">
        <w:rPr>
          <w:b/>
          <w:bCs/>
          <w:sz w:val="32"/>
          <w:szCs w:val="32"/>
        </w:rPr>
        <w:t xml:space="preserve"> </w:t>
      </w:r>
      <w:r w:rsidRPr="00317D4E">
        <w:rPr>
          <w:b/>
          <w:bCs/>
          <w:sz w:val="32"/>
          <w:szCs w:val="32"/>
        </w:rPr>
        <w:t xml:space="preserve">computational </w:t>
      </w:r>
      <w:r w:rsidR="00454FAA" w:rsidRPr="00317D4E">
        <w:rPr>
          <w:b/>
          <w:bCs/>
          <w:sz w:val="32"/>
          <w:szCs w:val="32"/>
        </w:rPr>
        <w:t>workshop</w:t>
      </w:r>
    </w:p>
    <w:p w14:paraId="639505DC" w14:textId="06F74840" w:rsidR="3AE19807" w:rsidRDefault="3AE19807" w:rsidP="7AE5C970">
      <w:pPr>
        <w:spacing w:line="288" w:lineRule="auto"/>
        <w:rPr>
          <w:b/>
          <w:bCs/>
        </w:rPr>
      </w:pPr>
      <w:r w:rsidRPr="7AE5C970">
        <w:rPr>
          <w:b/>
          <w:bCs/>
        </w:rPr>
        <w:t>Dr Piers R F Barnes</w:t>
      </w:r>
      <w:r w:rsidR="00505851">
        <w:rPr>
          <w:b/>
          <w:bCs/>
        </w:rPr>
        <w:t xml:space="preserve">, </w:t>
      </w:r>
      <w:r w:rsidR="00505851" w:rsidRPr="7AE5C970">
        <w:rPr>
          <w:b/>
          <w:bCs/>
        </w:rPr>
        <w:t>Philip Calado</w:t>
      </w:r>
    </w:p>
    <w:p w14:paraId="5A2D491C" w14:textId="579B60D1" w:rsidR="00A15276" w:rsidRDefault="00A15276" w:rsidP="000F752E">
      <w:pPr>
        <w:spacing w:line="288" w:lineRule="auto"/>
        <w:rPr>
          <w:b/>
          <w:bCs/>
        </w:rPr>
      </w:pPr>
      <w:r>
        <w:rPr>
          <w:b/>
          <w:bCs/>
        </w:rPr>
        <w:t xml:space="preserve">Department of Physics and Centre for Processable Electronics, </w:t>
      </w:r>
      <w:r w:rsidR="00A41993">
        <w:rPr>
          <w:b/>
          <w:bCs/>
        </w:rPr>
        <w:t>Imperial College London</w:t>
      </w:r>
    </w:p>
    <w:p w14:paraId="779A58BB" w14:textId="2AD8F901" w:rsidR="00A41993" w:rsidRDefault="00A15276" w:rsidP="7AE5C970">
      <w:pPr>
        <w:spacing w:line="288" w:lineRule="auto"/>
        <w:rPr>
          <w:b/>
          <w:bCs/>
        </w:rPr>
      </w:pPr>
      <w:r>
        <w:rPr>
          <w:b/>
          <w:bCs/>
        </w:rPr>
        <w:t>Last updated: September 2021</w:t>
      </w:r>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1">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w:t>
      </w:r>
      <w:proofErr w:type="gramStart"/>
      <w:r w:rsidR="002F2362">
        <w:t xml:space="preserve">A </w:t>
      </w:r>
      <w:r w:rsidR="00300FDD">
        <w:t xml:space="preserve"> </w:t>
      </w:r>
      <w:r w:rsidR="004A5A2E">
        <w:t>use</w:t>
      </w:r>
      <w:r w:rsidR="00EB431A">
        <w:t>r</w:t>
      </w:r>
      <w:proofErr w:type="gramEnd"/>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proofErr w:type="gramStart"/>
      <w:r w:rsidR="002013D4" w:rsidRPr="00FD75F9">
        <w:rPr>
          <w:rFonts w:ascii="Courier New" w:hAnsi="Courier New" w:cs="Courier New"/>
        </w:rPr>
        <w:t>u</w:t>
      </w:r>
      <w:proofErr w:type="gramEnd"/>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9A78BA" w:rsidP="000F752E">
      <w:pPr>
        <w:spacing w:line="288" w:lineRule="auto"/>
      </w:pPr>
      <w:hyperlink r:id="rId13"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Driftfusion from </w:t>
      </w:r>
      <w:proofErr w:type="spellStart"/>
      <w:r>
        <w:rPr>
          <w:bCs/>
        </w:rPr>
        <w:t>Github</w:t>
      </w:r>
      <w:proofErr w:type="spellEnd"/>
      <w:r>
        <w:rPr>
          <w:bCs/>
        </w:rPr>
        <w:t xml:space="preserve">. Navigate to the </w:t>
      </w:r>
      <w:r w:rsidRPr="005F77ED">
        <w:rPr>
          <w:bCs/>
        </w:rPr>
        <w:t xml:space="preserve">Driftfusion </w:t>
      </w:r>
      <w:proofErr w:type="spellStart"/>
      <w:r w:rsidRPr="005F77ED">
        <w:rPr>
          <w:bCs/>
        </w:rPr>
        <w:t>Github</w:t>
      </w:r>
      <w:proofErr w:type="spellEnd"/>
      <w:r w:rsidRPr="005F77ED">
        <w:rPr>
          <w:bCs/>
        </w:rPr>
        <w:t xml:space="preserve"> homepage:</w:t>
      </w:r>
    </w:p>
    <w:p w14:paraId="263894B8" w14:textId="2E4FED26" w:rsidR="005F77ED" w:rsidRPr="009701B2" w:rsidRDefault="009A78BA" w:rsidP="000F752E">
      <w:pPr>
        <w:spacing w:line="288" w:lineRule="auto"/>
        <w:rPr>
          <w:bCs/>
        </w:rPr>
      </w:pPr>
      <w:hyperlink r:id="rId14"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 xml:space="preserve">It is important that you download the correct branch (version) of the code. To do </w:t>
      </w:r>
      <w:proofErr w:type="gramStart"/>
      <w:r w:rsidRPr="009701B2">
        <w:rPr>
          <w:bCs/>
        </w:rPr>
        <w:t>this</w:t>
      </w:r>
      <w:r>
        <w:rPr>
          <w:bCs/>
        </w:rPr>
        <w:t xml:space="preserve"> open</w:t>
      </w:r>
      <w:proofErr w:type="gramEnd"/>
      <w:r>
        <w:rPr>
          <w:bCs/>
        </w:rPr>
        <w:t xml:space="preserve">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7">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10067DFC" w:rsidR="008B7DD0" w:rsidRPr="008B7DD0" w:rsidRDefault="008B7DD0" w:rsidP="000F752E">
      <w:pPr>
        <w:spacing w:line="288" w:lineRule="auto"/>
        <w:rPr>
          <w:b/>
          <w:bCs/>
        </w:rPr>
      </w:pPr>
      <w:r>
        <w:rPr>
          <w:b/>
          <w:bCs/>
        </w:rPr>
        <w:t xml:space="preserve">If you get stuck on some parts of the exercises, </w:t>
      </w:r>
      <w:r w:rsidR="001F245F">
        <w:rPr>
          <w:b/>
          <w:bCs/>
        </w:rPr>
        <w:t>it</w:t>
      </w:r>
      <w:ins w:id="0" w:author="Philip Calado" w:date="2021-09-09T14:07:00Z">
        <w:r w:rsidR="009A78BA">
          <w:rPr>
            <w:b/>
            <w:bCs/>
          </w:rPr>
          <w:t xml:space="preserve"> i</w:t>
        </w:r>
      </w:ins>
      <w:r w:rsidR="001F245F">
        <w:rPr>
          <w:b/>
          <w:bCs/>
        </w:rPr>
        <w:t>s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w:t>
      </w:r>
      <w:ins w:id="1" w:author="Philip Calado" w:date="2021-09-09T14:07:00Z">
        <w:r w:rsidR="009A78BA">
          <w:rPr>
            <w:b/>
            <w:bCs/>
          </w:rPr>
          <w:t>/or</w:t>
        </w:r>
      </w:ins>
      <w:r w:rsidR="006756AE">
        <w:rPr>
          <w:b/>
          <w:bCs/>
        </w:rPr>
        <w:t xml:space="preserve">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641BF4DA" w:rsidR="006C6C3C" w:rsidRPr="00317D4E" w:rsidRDefault="009A78BA" w:rsidP="000F752E">
      <w:pPr>
        <w:spacing w:line="288" w:lineRule="auto"/>
        <w:rPr>
          <w:b/>
          <w:bCs/>
          <w:sz w:val="24"/>
          <w:szCs w:val="24"/>
        </w:rPr>
      </w:pPr>
      <w:ins w:id="2" w:author="Philip Calado" w:date="2021-09-09T14:08:00Z">
        <w:r>
          <w:rPr>
            <w:b/>
            <w:bCs/>
            <w:sz w:val="24"/>
            <w:szCs w:val="24"/>
          </w:rPr>
          <w:t xml:space="preserve">1. </w:t>
        </w:r>
      </w:ins>
      <w:r w:rsidR="006C6C3C" w:rsidRPr="00317D4E">
        <w:rPr>
          <w:b/>
          <w:bCs/>
          <w:sz w:val="24"/>
          <w:szCs w:val="24"/>
        </w:rPr>
        <w:t>Ohmic contacts and conductivity</w:t>
      </w:r>
    </w:p>
    <w:p w14:paraId="40DFD1E3" w14:textId="68680238"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w:t>
      </w:r>
      <w:ins w:id="3" w:author="Philip Calado" w:date="2021-09-09T14:08:00Z">
        <w:r w:rsidR="009A78BA">
          <w:t xml:space="preserve">layer sandwiched </w:t>
        </w:r>
      </w:ins>
      <w:bookmarkStart w:id="4" w:name="_GoBack"/>
      <w:bookmarkEnd w:id="4"/>
      <w:r w:rsidR="001401F3">
        <w:t xml:space="preserve">between two </w:t>
      </w:r>
      <w:proofErr w:type="spellStart"/>
      <w:r w:rsidR="001401F3">
        <w:t>ohmic</w:t>
      </w:r>
      <w:proofErr w:type="spellEnd"/>
      <w:r w:rsidR="001401F3">
        <w:t xml:space="preserve">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hole mobilities</w:t>
      </w:r>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proofErr w:type="gramStart"/>
      <w:r w:rsidR="009707D6">
        <w:t xml:space="preserve"> </w:t>
      </w:r>
      <w:r w:rsidR="006756AE">
        <w:t>,</w:t>
      </w:r>
      <w:proofErr w:type="gramEnd"/>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proofErr w:type="gramStart"/>
      <w:r w:rsidR="00B05AAB">
        <w:rPr>
          <w:rFonts w:eastAsiaTheme="minorEastAsia"/>
          <w:i/>
          <w:iCs/>
        </w:rPr>
        <w:t>n</w:t>
      </w:r>
      <w:r w:rsidR="00B05AAB">
        <w:rPr>
          <w:rFonts w:eastAsiaTheme="minorEastAsia"/>
          <w:i/>
          <w:iCs/>
          <w:vertAlign w:val="subscript"/>
        </w:rPr>
        <w:t>i</w:t>
      </w:r>
      <w:proofErr w:type="spellEnd"/>
      <w:proofErr w:type="gramEnd"/>
      <w:r w:rsidR="009A0E1D">
        <w:rPr>
          <w:rFonts w:eastAsiaTheme="minorEastAsia"/>
        </w:rPr>
        <w:t>:</w:t>
      </w:r>
    </w:p>
    <w:p w14:paraId="14A6858B" w14:textId="26C133A7" w:rsidR="009A0E1D" w:rsidRPr="00B05AAB" w:rsidRDefault="009A78BA"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 xml:space="preserve">and the corresponding doping </w:t>
      </w:r>
      <w:proofErr w:type="gramStart"/>
      <w:r w:rsidR="6467AE1B">
        <w:t>concentration</w:t>
      </w:r>
      <w:r w:rsidR="77F3E8AE">
        <w:t>,</w:t>
      </w:r>
      <w:proofErr w:type="gramEnd"/>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w:t>
      </w:r>
      <w:proofErr w:type="gramStart"/>
      <w:r w:rsidRPr="7AE5C970">
        <w:rPr>
          <w:i/>
          <w:iCs/>
        </w:rPr>
        <w:t xml:space="preserve">to 100 </w:t>
      </w:r>
      <w:proofErr w:type="spellStart"/>
      <w:r w:rsidRPr="7AE5C970">
        <w:rPr>
          <w:i/>
          <w:iCs/>
        </w:rPr>
        <w:t>mW</w:t>
      </w:r>
      <w:proofErr w:type="spellEnd"/>
      <w:r w:rsidRPr="7AE5C970">
        <w:rPr>
          <w:i/>
          <w:iCs/>
        </w:rPr>
        <w:t xml:space="preserve"> cm-2</w:t>
      </w:r>
      <w:proofErr w:type="gramEnd"/>
      <w:r w:rsidRPr="7AE5C970">
        <w:rPr>
          <w:i/>
          <w:iCs/>
        </w:rPr>
        <w:t>.</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proofErr w:type="gramStart"/>
      <w:r w:rsidR="1C1529F8" w:rsidRPr="7AE5C970">
        <w:rPr>
          <w:i/>
          <w:iCs/>
        </w:rPr>
        <w:t>w</w:t>
      </w:r>
      <w:r w:rsidR="1C1529F8" w:rsidRPr="7AE5C970">
        <w:rPr>
          <w:vertAlign w:val="subscript"/>
        </w:rPr>
        <w:t>d</w:t>
      </w:r>
      <w:proofErr w:type="spellEnd"/>
      <w:proofErr w:type="gram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xml:space="preserve">, </w:t>
      </w:r>
      <w:proofErr w:type="gramStart"/>
      <w:r>
        <w:t>w</w:t>
      </w:r>
      <w:r w:rsidR="25B779C3">
        <w:t>here</w:t>
      </w:r>
      <w:proofErr w:type="gramEnd"/>
      <w:r w:rsidR="25B779C3">
        <w:t xml:space="preserv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w:t>
      </w:r>
      <w:proofErr w:type="gramStart"/>
      <w:r w:rsidR="370CF27E" w:rsidRPr="7AE5C970">
        <w:t>1</w:t>
      </w:r>
      <w:r w:rsidR="67BA35E1" w:rsidRPr="7AE5C970">
        <w:t>0</w:t>
      </w:r>
      <w:r w:rsidR="67BA35E1" w:rsidRPr="7AE5C970">
        <w:rPr>
          <w:vertAlign w:val="superscript"/>
        </w:rPr>
        <w:t xml:space="preserve">6 </w:t>
      </w:r>
      <w:r w:rsidR="67BA35E1" w:rsidRPr="7AE5C970">
        <w:t xml:space="preserve"> m</w:t>
      </w:r>
      <w:proofErr w:type="gramEnd"/>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r w:rsidR="188844A2" w:rsidRPr="7AE5C970">
        <w:t>workfunction</w:t>
      </w:r>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9A78BA"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50BA1973"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 xml:space="preserve">to create a Metal-Semiconductor-Insulator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w:t>
      </w:r>
      <w:proofErr w:type="gramStart"/>
      <w:r w:rsidR="3609D20B" w:rsidRPr="7AE5C970">
        <w:rPr>
          <w:rFonts w:ascii="Courier" w:eastAsia="Courier" w:hAnsi="Courier" w:cs="Courier"/>
          <w:color w:val="A020F0"/>
          <w:sz w:val="20"/>
          <w:szCs w:val="20"/>
        </w:rPr>
        <w:t>device.csv</w:t>
      </w:r>
      <w:r w:rsidR="3609D20B" w:rsidRPr="7AE5C970">
        <w:rPr>
          <w:i/>
          <w:iCs/>
        </w:rPr>
        <w:t xml:space="preserve">  file</w:t>
      </w:r>
      <w:proofErr w:type="gramEnd"/>
      <w:r w:rsidR="3609D20B" w:rsidRPr="7AE5C970">
        <w:rPr>
          <w:i/>
          <w:iCs/>
        </w:rPr>
        <w:t>.</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w:t>
      </w:r>
      <w:proofErr w:type="spellStart"/>
      <w:r w:rsidR="7F8D8926">
        <w:t>heterojunction</w:t>
      </w:r>
      <w:r w:rsidR="0079285C">
        <w:t>s</w:t>
      </w:r>
      <w:proofErr w:type="spellEnd"/>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w:t>
      </w:r>
      <w:proofErr w:type="gramStart"/>
      <w:r w:rsidR="08F6F561">
        <w:t>three semiconductor</w:t>
      </w:r>
      <w:proofErr w:type="gramEnd"/>
      <w:r w:rsidR="08F6F561">
        <w:t xml:space="preserve">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0E9E5A52" w14:textId="7435DA25" w:rsidR="002971CF" w:rsidRDefault="000B2894" w:rsidP="000F752E">
      <w:pPr>
        <w:spacing w:line="288" w:lineRule="auto"/>
      </w:pPr>
      <w:r w:rsidRPr="009701B2">
        <w:rPr>
          <w:b/>
        </w:rPr>
        <w:lastRenderedPageBreak/>
        <w:t>Appendix I: Symbols definitions and Driftfusion variable names</w:t>
      </w:r>
    </w:p>
    <w:p w14:paraId="066E5C68" w14:textId="6BA948B7" w:rsidR="000B2894" w:rsidRDefault="73FE833E" w:rsidP="000F752E">
      <w:pPr>
        <w:spacing w:line="288" w:lineRule="auto"/>
      </w:pPr>
      <w:r>
        <w:rPr>
          <w:noProof/>
          <w:lang w:val="en-US"/>
        </w:rPr>
        <w:drawing>
          <wp:inline distT="0" distB="0" distL="0" distR="0" wp14:anchorId="2A0AD2E0" wp14:editId="3003B9FA">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1">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p>
    <w:p w14:paraId="71E3BD8A" w14:textId="02A15D16" w:rsidR="000B2894" w:rsidRPr="000B2894" w:rsidRDefault="5DB43F35" w:rsidP="000F752E">
      <w:pPr>
        <w:spacing w:line="288" w:lineRule="auto"/>
      </w:pPr>
      <w:r>
        <w:rPr>
          <w:noProof/>
          <w:lang w:val="en-US"/>
        </w:rPr>
        <w:lastRenderedPageBreak/>
        <w:drawing>
          <wp:inline distT="0" distB="0" distL="0" distR="0" wp14:anchorId="6DB93935" wp14:editId="3D4ACB8D">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2">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p>
    <w:p w14:paraId="1E56F998" w14:textId="1CAC0E90" w:rsidR="000B2894" w:rsidRPr="000B2894" w:rsidRDefault="3F30429C" w:rsidP="000F752E">
      <w:pPr>
        <w:spacing w:line="288" w:lineRule="auto"/>
      </w:pPr>
      <w:r>
        <w:rPr>
          <w:noProof/>
          <w:lang w:val="en-US"/>
        </w:rPr>
        <w:drawing>
          <wp:inline distT="0" distB="0" distL="0" distR="0" wp14:anchorId="4F0F143F" wp14:editId="2978A843">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p>
    <w:sectPr w:rsidR="000B2894" w:rsidRPr="000B2894">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EE4BB" w14:textId="77777777" w:rsidR="000970E9" w:rsidRDefault="000970E9" w:rsidP="006443A3">
      <w:pPr>
        <w:spacing w:after="0" w:line="240" w:lineRule="auto"/>
      </w:pPr>
      <w:r>
        <w:separator/>
      </w:r>
    </w:p>
  </w:endnote>
  <w:endnote w:type="continuationSeparator" w:id="0">
    <w:p w14:paraId="3CC687B7" w14:textId="77777777" w:rsidR="000970E9" w:rsidRDefault="000970E9"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9A78BA">
          <w:rPr>
            <w:noProof/>
          </w:rPr>
          <w:t>7</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D3BA5" w14:textId="77777777" w:rsidR="000970E9" w:rsidRDefault="000970E9" w:rsidP="006443A3">
      <w:pPr>
        <w:spacing w:after="0" w:line="240" w:lineRule="auto"/>
      </w:pPr>
      <w:r>
        <w:separator/>
      </w:r>
    </w:p>
  </w:footnote>
  <w:footnote w:type="continuationSeparator" w:id="0">
    <w:p w14:paraId="2EAB7C88" w14:textId="77777777" w:rsidR="000970E9" w:rsidRDefault="000970E9" w:rsidP="006443A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0E5D"/>
    <w:rsid w:val="004D65D8"/>
    <w:rsid w:val="004E03BB"/>
    <w:rsid w:val="004F1FAC"/>
    <w:rsid w:val="004F6DA3"/>
    <w:rsid w:val="00501C8D"/>
    <w:rsid w:val="00505851"/>
    <w:rsid w:val="0051304A"/>
    <w:rsid w:val="00513D05"/>
    <w:rsid w:val="00516180"/>
    <w:rsid w:val="00521EE1"/>
    <w:rsid w:val="005252F9"/>
    <w:rsid w:val="00526B37"/>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21A05"/>
    <w:rsid w:val="00841520"/>
    <w:rsid w:val="00846EC4"/>
    <w:rsid w:val="00852025"/>
    <w:rsid w:val="008562D5"/>
    <w:rsid w:val="0085EDF0"/>
    <w:rsid w:val="008600CE"/>
    <w:rsid w:val="008665A6"/>
    <w:rsid w:val="008747F6"/>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A0E1D"/>
    <w:rsid w:val="009A78BA"/>
    <w:rsid w:val="009B13D5"/>
    <w:rsid w:val="009B6521"/>
    <w:rsid w:val="009C0AE7"/>
    <w:rsid w:val="009C0EB9"/>
    <w:rsid w:val="009C572C"/>
    <w:rsid w:val="009E01D7"/>
    <w:rsid w:val="009E19AD"/>
    <w:rsid w:val="009F0455"/>
    <w:rsid w:val="009F4864"/>
    <w:rsid w:val="009F7C7E"/>
    <w:rsid w:val="00A03570"/>
    <w:rsid w:val="00A15276"/>
    <w:rsid w:val="00A16D13"/>
    <w:rsid w:val="00A41150"/>
    <w:rsid w:val="00A41993"/>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4C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arxiv.org/abs/2009.04384" TargetMode="External"/><Relationship Id="rId12" Type="http://schemas.openxmlformats.org/officeDocument/2006/relationships/image" Target="media/image1.emf"/><Relationship Id="rId13" Type="http://schemas.openxmlformats.org/officeDocument/2006/relationships/hyperlink" Target="https://www.imperial.ac.uk/admin-services/ict/self-service/computers-printing/devices-and-software/get-software/get-software-for-students/matlab/" TargetMode="External"/><Relationship Id="rId14" Type="http://schemas.openxmlformats.org/officeDocument/2006/relationships/hyperlink" Target="https://github.com/barnesgroupICL/Driftfusion" TargetMode="Externa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842BD-E30E-47C0-A01D-2AB1461E06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15</Pages>
  <Words>3313</Words>
  <Characters>18886</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Philip Calado</cp:lastModifiedBy>
  <cp:revision>226</cp:revision>
  <dcterms:created xsi:type="dcterms:W3CDTF">2020-11-24T17:22:00Z</dcterms:created>
  <dcterms:modified xsi:type="dcterms:W3CDTF">2021-09-09T13:10:00Z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